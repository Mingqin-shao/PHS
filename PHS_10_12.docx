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3C29F2" w14:textId="362ADC11" w:rsidR="0004260A" w:rsidRDefault="0004260A" w:rsidP="006814D8">
      <w:pPr>
        <w:contextualSpacing/>
        <w:rPr>
          <w:szCs w:val="21"/>
        </w:rPr>
      </w:pPr>
      <w:r>
        <w:rPr>
          <w:szCs w:val="21"/>
        </w:rPr>
        <w:t>W</w:t>
      </w:r>
      <w:r>
        <w:rPr>
          <w:rFonts w:hint="eastAsia"/>
          <w:szCs w:val="21"/>
        </w:rPr>
        <w:t xml:space="preserve">orld reminds for saving </w:t>
      </w:r>
    </w:p>
    <w:p w14:paraId="7857B272" w14:textId="77777777" w:rsidR="0004260A" w:rsidRPr="00633AAE" w:rsidRDefault="0004260A" w:rsidP="006814D8">
      <w:pPr>
        <w:contextualSpacing/>
        <w:rPr>
          <w:szCs w:val="21"/>
        </w:rPr>
      </w:pPr>
      <w:r w:rsidRPr="00633AAE">
        <w:rPr>
          <w:szCs w:val="21"/>
        </w:rPr>
        <w:t>9.</w:t>
      </w:r>
      <w:r w:rsidRPr="00633AAE">
        <w:rPr>
          <w:szCs w:val="21"/>
        </w:rPr>
        <w:t>及时保存，设置自动保存，还有一有空就</w:t>
      </w:r>
      <w:r w:rsidRPr="00633AAE">
        <w:rPr>
          <w:szCs w:val="21"/>
        </w:rPr>
        <w:t>ctrl s</w:t>
      </w:r>
      <w:r w:rsidRPr="00633AAE">
        <w:rPr>
          <w:szCs w:val="21"/>
        </w:rPr>
        <w:t>。</w:t>
      </w:r>
    </w:p>
    <w:p w14:paraId="5765B054" w14:textId="77777777" w:rsidR="0004260A" w:rsidRPr="00633AAE" w:rsidRDefault="0004260A" w:rsidP="006814D8">
      <w:pPr>
        <w:contextualSpacing/>
        <w:rPr>
          <w:szCs w:val="21"/>
        </w:rPr>
      </w:pPr>
      <w:r w:rsidRPr="00633AAE">
        <w:rPr>
          <w:szCs w:val="21"/>
        </w:rPr>
        <w:t>10.</w:t>
      </w:r>
      <w:r w:rsidRPr="00633AAE">
        <w:rPr>
          <w:szCs w:val="21"/>
        </w:rPr>
        <w:t>多做备份，不但</w:t>
      </w:r>
      <w:r w:rsidRPr="00633AAE">
        <w:rPr>
          <w:szCs w:val="21"/>
        </w:rPr>
        <w:t>Word</w:t>
      </w:r>
      <w:r w:rsidRPr="00633AAE">
        <w:rPr>
          <w:szCs w:val="21"/>
        </w:rPr>
        <w:t>不可靠，</w:t>
      </w:r>
      <w:r w:rsidRPr="00633AAE">
        <w:rPr>
          <w:szCs w:val="21"/>
        </w:rPr>
        <w:t>windows</w:t>
      </w:r>
      <w:r w:rsidRPr="00633AAE">
        <w:rPr>
          <w:szCs w:val="21"/>
        </w:rPr>
        <w:t>也不可靠，</w:t>
      </w:r>
      <w:r w:rsidRPr="00633AAE">
        <w:rPr>
          <w:szCs w:val="21"/>
        </w:rPr>
        <w:t xml:space="preserve"> </w:t>
      </w:r>
      <w:r w:rsidRPr="00633AAE">
        <w:rPr>
          <w:szCs w:val="21"/>
        </w:rPr>
        <w:t>每天的工作都要有备份才好。注意分清版本，不要搞混了。</w:t>
      </w:r>
      <w:r w:rsidRPr="00633AAE">
        <w:rPr>
          <w:szCs w:val="21"/>
        </w:rPr>
        <w:t>Word</w:t>
      </w:r>
      <w:r w:rsidRPr="00633AAE">
        <w:rPr>
          <w:szCs w:val="21"/>
        </w:rPr>
        <w:t>提供了版本管理的功能，将一个文档的各个版本保存到一个文件里，并提供比较合并等功能</w:t>
      </w:r>
      <w:r w:rsidRPr="00633AAE">
        <w:rPr>
          <w:szCs w:val="21"/>
        </w:rPr>
        <w:t xml:space="preserve"> </w:t>
      </w:r>
      <w:r w:rsidRPr="00633AAE">
        <w:rPr>
          <w:szCs w:val="21"/>
        </w:rPr>
        <w:t>。不过保存几个版本后文件就大得不得了，而且一个文件损坏后所有的版本都没了，个人感觉不实用。还是多处备份吧</w:t>
      </w:r>
    </w:p>
    <w:p w14:paraId="732A7C86" w14:textId="77777777" w:rsidR="0004260A" w:rsidRPr="00633AAE" w:rsidRDefault="0004260A" w:rsidP="006814D8">
      <w:pPr>
        <w:contextualSpacing/>
        <w:rPr>
          <w:szCs w:val="21"/>
        </w:rPr>
      </w:pPr>
      <w:r w:rsidRPr="00633AAE">
        <w:rPr>
          <w:szCs w:val="21"/>
        </w:rPr>
        <w:t>11.</w:t>
      </w:r>
      <w:r w:rsidRPr="00633AAE">
        <w:rPr>
          <w:szCs w:val="21"/>
        </w:rPr>
        <w:t>插入的图片、和公式最好单独保存到文件里另做备份。否则，哪天打文档时发现自己辛辛苦苦的编辑的图片和公式都变成了大红叉，哭都来不及了。</w:t>
      </w:r>
    </w:p>
    <w:p w14:paraId="3FF8241B" w14:textId="77777777" w:rsidR="0004260A" w:rsidRPr="00633AAE" w:rsidRDefault="0004260A" w:rsidP="006814D8">
      <w:pPr>
        <w:contextualSpacing/>
        <w:rPr>
          <w:szCs w:val="21"/>
        </w:rPr>
      </w:pPr>
      <w:r w:rsidRPr="00633AAE">
        <w:rPr>
          <w:szCs w:val="21"/>
        </w:rPr>
        <w:t>其他建议：</w:t>
      </w:r>
    </w:p>
    <w:p w14:paraId="2D8DEA5D" w14:textId="77777777" w:rsidR="0004260A" w:rsidRPr="00633AAE" w:rsidRDefault="0004260A" w:rsidP="006814D8">
      <w:pPr>
        <w:contextualSpacing/>
        <w:rPr>
          <w:szCs w:val="21"/>
        </w:rPr>
      </w:pPr>
      <w:r w:rsidRPr="00633AAE">
        <w:rPr>
          <w:szCs w:val="21"/>
        </w:rPr>
        <w:t xml:space="preserve">12. </w:t>
      </w:r>
      <w:r w:rsidRPr="00633AAE">
        <w:rPr>
          <w:szCs w:val="21"/>
        </w:rPr>
        <w:t>使用大纲视图写文章的提纲，调整章节顺序比较方便</w:t>
      </w:r>
    </w:p>
    <w:p w14:paraId="3864C15C" w14:textId="77777777" w:rsidR="0004260A" w:rsidRPr="00633AAE" w:rsidRDefault="0004260A" w:rsidP="006814D8">
      <w:pPr>
        <w:contextualSpacing/>
        <w:rPr>
          <w:szCs w:val="21"/>
        </w:rPr>
      </w:pPr>
      <w:r w:rsidRPr="00633AAE">
        <w:rPr>
          <w:szCs w:val="21"/>
        </w:rPr>
        <w:t xml:space="preserve">13. </w:t>
      </w:r>
      <w:r w:rsidRPr="00633AAE">
        <w:rPr>
          <w:szCs w:val="21"/>
        </w:rPr>
        <w:t>使用文档结构图让你方便的定位章节</w:t>
      </w:r>
    </w:p>
    <w:p w14:paraId="0C5ABC85" w14:textId="77777777" w:rsidR="0004260A" w:rsidRPr="00633AAE" w:rsidRDefault="0004260A" w:rsidP="006814D8">
      <w:pPr>
        <w:contextualSpacing/>
        <w:rPr>
          <w:szCs w:val="21"/>
        </w:rPr>
      </w:pPr>
      <w:r w:rsidRPr="00633AAE">
        <w:rPr>
          <w:szCs w:val="21"/>
        </w:rPr>
        <w:t xml:space="preserve">14. </w:t>
      </w:r>
      <w:r w:rsidRPr="00633AAE">
        <w:rPr>
          <w:szCs w:val="21"/>
        </w:rPr>
        <w:t>使用文档保护，方便文章的审阅和修改</w:t>
      </w:r>
    </w:p>
    <w:p w14:paraId="18FD840B" w14:textId="77777777" w:rsidR="002A305E" w:rsidRDefault="002A305E" w:rsidP="002A305E">
      <w:pPr>
        <w:rPr>
          <w:ins w:id="0" w:author="Mycorn Shao" w:date="2016-09-30T17:16:00Z"/>
        </w:rPr>
      </w:pPr>
      <w:ins w:id="1" w:author="Mycorn Shao" w:date="2016-09-30T17:16:00Z">
        <w:r>
          <w:t>C</w:t>
        </w:r>
        <w:r>
          <w:rPr>
            <w:rFonts w:hint="eastAsia"/>
          </w:rPr>
          <w:t xml:space="preserve">omments from </w:t>
        </w:r>
        <w:proofErr w:type="spellStart"/>
        <w:r>
          <w:rPr>
            <w:rFonts w:hint="eastAsia"/>
          </w:rPr>
          <w:t>Bai</w:t>
        </w:r>
        <w:proofErr w:type="spellEnd"/>
        <w:r>
          <w:rPr>
            <w:rFonts w:hint="eastAsia"/>
          </w:rPr>
          <w:t>-Zhang:</w:t>
        </w:r>
      </w:ins>
    </w:p>
    <w:p w14:paraId="50BF46E1" w14:textId="77777777" w:rsidR="002A305E" w:rsidRDefault="002A305E" w:rsidP="002A305E">
      <w:pPr>
        <w:rPr>
          <w:ins w:id="2" w:author="Mycorn Shao" w:date="2016-09-30T17:16:00Z"/>
        </w:rPr>
      </w:pPr>
      <w:ins w:id="3" w:author="Mycorn Shao" w:date="2016-09-30T17:16:00Z">
        <w:r>
          <w:rPr>
            <w:rFonts w:hint="eastAsia"/>
          </w:rPr>
          <w:t xml:space="preserve">Abstract: wheat, PHS, white </w:t>
        </w:r>
        <w:proofErr w:type="gramStart"/>
        <w:r>
          <w:rPr>
            <w:rFonts w:hint="eastAsia"/>
          </w:rPr>
          <w:t xml:space="preserve">more  </w:t>
        </w:r>
        <w:r>
          <w:t>susceptible</w:t>
        </w:r>
        <w:proofErr w:type="gramEnd"/>
        <w:r>
          <w:rPr>
            <w:rFonts w:hint="eastAsia"/>
          </w:rPr>
          <w:t xml:space="preserve"> than red, TaPHS1 was cloned from white wheat Rio. Rio is </w:t>
        </w:r>
        <w:proofErr w:type="spellStart"/>
        <w:r>
          <w:rPr>
            <w:rFonts w:hint="eastAsia"/>
          </w:rPr>
          <w:t>ancesster</w:t>
        </w:r>
        <w:proofErr w:type="spellEnd"/>
        <w:r>
          <w:rPr>
            <w:rFonts w:hint="eastAsia"/>
          </w:rPr>
          <w:t xml:space="preserve"> of our comment sued resistant parent Danby, the marker does not work in 2012 breeding lines, so we </w:t>
        </w:r>
        <w:proofErr w:type="spellStart"/>
        <w:r>
          <w:rPr>
            <w:rFonts w:hint="eastAsia"/>
          </w:rPr>
          <w:t>hyphophasis</w:t>
        </w:r>
        <w:proofErr w:type="spellEnd"/>
        <w:r>
          <w:rPr>
            <w:rFonts w:hint="eastAsia"/>
          </w:rPr>
          <w:t xml:space="preserve"> there is different gene or allele of PHS </w:t>
        </w:r>
        <w:proofErr w:type="spellStart"/>
        <w:r>
          <w:rPr>
            <w:rFonts w:hint="eastAsia"/>
          </w:rPr>
          <w:t>intergrated</w:t>
        </w:r>
        <w:proofErr w:type="spellEnd"/>
        <w:r>
          <w:rPr>
            <w:rFonts w:hint="eastAsia"/>
          </w:rPr>
          <w:t xml:space="preserve"> into it during breeding from Rio </w:t>
        </w:r>
        <w:proofErr w:type="spellStart"/>
        <w:r>
          <w:rPr>
            <w:rFonts w:hint="eastAsia"/>
          </w:rPr>
          <w:t>blanco</w:t>
        </w:r>
        <w:proofErr w:type="spellEnd"/>
        <w:r>
          <w:rPr>
            <w:rFonts w:hint="eastAsia"/>
          </w:rPr>
          <w:t xml:space="preserve">. We use a DH to map QTL. </w:t>
        </w:r>
      </w:ins>
    </w:p>
    <w:p w14:paraId="550EF802" w14:textId="77777777" w:rsidR="002A305E" w:rsidRDefault="002A305E" w:rsidP="002A305E">
      <w:pPr>
        <w:rPr>
          <w:ins w:id="4" w:author="Mycorn Shao" w:date="2016-09-30T17:16:00Z"/>
        </w:rPr>
      </w:pPr>
    </w:p>
    <w:p w14:paraId="3A4D4F80" w14:textId="77777777" w:rsidR="002A305E" w:rsidRDefault="002A305E" w:rsidP="002A305E">
      <w:pPr>
        <w:rPr>
          <w:ins w:id="5" w:author="Mycorn Shao" w:date="2016-09-30T17:16:00Z"/>
        </w:rPr>
      </w:pPr>
    </w:p>
    <w:p w14:paraId="42EFB51F" w14:textId="77777777" w:rsidR="002A305E" w:rsidRDefault="002A305E" w:rsidP="002A305E">
      <w:pPr>
        <w:rPr>
          <w:ins w:id="6" w:author="Mycorn Shao" w:date="2016-09-30T17:16:00Z"/>
        </w:rPr>
      </w:pPr>
      <w:ins w:id="7" w:author="Mycorn Shao" w:date="2016-09-30T17:16:00Z">
        <w:r>
          <w:rPr>
            <w:rFonts w:hint="eastAsia"/>
          </w:rPr>
          <w:t>General row:</w:t>
        </w:r>
      </w:ins>
    </w:p>
    <w:p w14:paraId="01043504" w14:textId="77777777" w:rsidR="002A305E" w:rsidRDefault="002A305E" w:rsidP="002A305E">
      <w:pPr>
        <w:rPr>
          <w:ins w:id="8" w:author="Mycorn Shao" w:date="2016-09-30T17:16:00Z"/>
        </w:rPr>
      </w:pPr>
      <w:ins w:id="9" w:author="Mycorn Shao" w:date="2016-09-30T17:16:00Z">
        <w:r>
          <w:rPr>
            <w:rFonts w:hint="eastAsia"/>
          </w:rPr>
          <w:t>No over lap between results and discussion or introduction</w:t>
        </w:r>
      </w:ins>
    </w:p>
    <w:p w14:paraId="19728A43" w14:textId="77777777" w:rsidR="002A305E" w:rsidRDefault="002A305E" w:rsidP="002A305E">
      <w:pPr>
        <w:rPr>
          <w:ins w:id="10" w:author="Mycorn Shao" w:date="2016-09-30T17:16:00Z"/>
        </w:rPr>
      </w:pPr>
    </w:p>
    <w:p w14:paraId="5A2EDB78" w14:textId="77777777" w:rsidR="002A305E" w:rsidRDefault="002A305E" w:rsidP="002A305E">
      <w:pPr>
        <w:rPr>
          <w:ins w:id="11" w:author="Mycorn Shao" w:date="2016-09-30T17:16:00Z"/>
        </w:rPr>
      </w:pPr>
    </w:p>
    <w:p w14:paraId="52A67999" w14:textId="77777777" w:rsidR="002A305E" w:rsidRDefault="002A305E" w:rsidP="002A305E">
      <w:pPr>
        <w:rPr>
          <w:ins w:id="12" w:author="Mycorn Shao" w:date="2016-09-30T17:16:00Z"/>
        </w:rPr>
      </w:pPr>
      <w:ins w:id="13" w:author="Mycorn Shao" w:date="2016-09-30T17:16:00Z">
        <w:r>
          <w:rPr>
            <w:rFonts w:hint="eastAsia"/>
          </w:rPr>
          <w:t>Introduction part:</w:t>
        </w:r>
      </w:ins>
    </w:p>
    <w:p w14:paraId="5793D36C" w14:textId="77777777" w:rsidR="002A305E" w:rsidRDefault="002A305E" w:rsidP="002A305E">
      <w:pPr>
        <w:rPr>
          <w:ins w:id="14" w:author="Mycorn Shao" w:date="2016-09-30T17:16:00Z"/>
        </w:rPr>
      </w:pPr>
      <w:ins w:id="15" w:author="Mycorn Shao" w:date="2016-09-30T17:16:00Z">
        <w:r>
          <w:rPr>
            <w:rFonts w:hint="eastAsia"/>
          </w:rPr>
          <w:t xml:space="preserve">PHS </w:t>
        </w:r>
      </w:ins>
    </w:p>
    <w:p w14:paraId="5D22C534" w14:textId="77777777" w:rsidR="002A305E" w:rsidRDefault="002A305E" w:rsidP="002A305E">
      <w:pPr>
        <w:rPr>
          <w:ins w:id="16" w:author="Mycorn Shao" w:date="2016-09-30T17:16:00Z"/>
        </w:rPr>
      </w:pPr>
      <w:ins w:id="17" w:author="Mycorn Shao" w:date="2016-09-30T17:16:00Z">
        <w:r>
          <w:rPr>
            <w:rFonts w:hint="eastAsia"/>
          </w:rPr>
          <w:t>QTL Mapping summary</w:t>
        </w:r>
      </w:ins>
    </w:p>
    <w:p w14:paraId="19F4361B" w14:textId="77777777" w:rsidR="002A305E" w:rsidRDefault="002A305E" w:rsidP="002A305E">
      <w:pPr>
        <w:rPr>
          <w:ins w:id="18" w:author="Mycorn Shao" w:date="2016-09-30T17:16:00Z"/>
        </w:rPr>
      </w:pPr>
      <w:ins w:id="19" w:author="Mycorn Shao" w:date="2016-09-30T17:16:00Z">
        <w:r>
          <w:t>G</w:t>
        </w:r>
        <w:r>
          <w:rPr>
            <w:rFonts w:hint="eastAsia"/>
          </w:rPr>
          <w:t>ene cloning</w:t>
        </w:r>
      </w:ins>
    </w:p>
    <w:p w14:paraId="48CC77F5" w14:textId="77777777" w:rsidR="002A305E" w:rsidRDefault="002A305E" w:rsidP="002A305E">
      <w:pPr>
        <w:rPr>
          <w:ins w:id="20" w:author="Mycorn Shao" w:date="2016-09-30T17:16:00Z"/>
        </w:rPr>
      </w:pPr>
      <w:proofErr w:type="gramStart"/>
      <w:ins w:id="21" w:author="Mycorn Shao" w:date="2016-09-30T17:16:00Z">
        <w:r>
          <w:rPr>
            <w:rFonts w:hint="eastAsia"/>
          </w:rPr>
          <w:t>haplotype</w:t>
        </w:r>
        <w:proofErr w:type="gramEnd"/>
        <w:r>
          <w:rPr>
            <w:rFonts w:hint="eastAsia"/>
          </w:rPr>
          <w:t xml:space="preserve"> analysis </w:t>
        </w:r>
        <w:proofErr w:type="spellStart"/>
        <w:r>
          <w:rPr>
            <w:rFonts w:hint="eastAsia"/>
          </w:rPr>
          <w:t>explanining</w:t>
        </w:r>
        <w:proofErr w:type="spellEnd"/>
      </w:ins>
    </w:p>
    <w:p w14:paraId="6722DD26" w14:textId="77777777" w:rsidR="002A305E" w:rsidRDefault="002A305E" w:rsidP="002A305E">
      <w:pPr>
        <w:rPr>
          <w:ins w:id="22" w:author="Mycorn Shao" w:date="2016-09-30T17:16:00Z"/>
        </w:rPr>
      </w:pPr>
    </w:p>
    <w:p w14:paraId="3F8AF144" w14:textId="77777777" w:rsidR="002A305E" w:rsidRDefault="002A305E" w:rsidP="002A305E">
      <w:pPr>
        <w:rPr>
          <w:ins w:id="23" w:author="Mycorn Shao" w:date="2016-09-30T17:16:00Z"/>
        </w:rPr>
      </w:pPr>
    </w:p>
    <w:p w14:paraId="50569E36" w14:textId="77777777" w:rsidR="002A305E" w:rsidRDefault="002A305E" w:rsidP="002A305E">
      <w:pPr>
        <w:rPr>
          <w:ins w:id="24" w:author="Mycorn Shao" w:date="2016-09-30T17:16:00Z"/>
        </w:rPr>
      </w:pPr>
      <w:ins w:id="25" w:author="Mycorn Shao" w:date="2016-09-30T17:16:00Z">
        <w:r>
          <w:rPr>
            <w:rFonts w:hint="eastAsia"/>
          </w:rPr>
          <w:t>Result:</w:t>
        </w:r>
      </w:ins>
    </w:p>
    <w:p w14:paraId="260055A9" w14:textId="77777777" w:rsidR="002A305E" w:rsidRDefault="002A305E" w:rsidP="002A305E">
      <w:pPr>
        <w:rPr>
          <w:ins w:id="26" w:author="Mycorn Shao" w:date="2016-09-30T17:16:00Z"/>
        </w:rPr>
      </w:pPr>
      <w:ins w:id="27" w:author="Mycorn Shao" w:date="2016-09-30T17:16:00Z">
        <w:r>
          <w:rPr>
            <w:rFonts w:hint="eastAsia"/>
          </w:rPr>
          <w:t>Minor QTL report and compare with other research</w:t>
        </w:r>
      </w:ins>
    </w:p>
    <w:p w14:paraId="75E2F847" w14:textId="77777777" w:rsidR="002A305E" w:rsidRDefault="002A305E" w:rsidP="002A305E">
      <w:pPr>
        <w:rPr>
          <w:ins w:id="28" w:author="Mycorn Shao" w:date="2016-09-30T17:16:00Z"/>
        </w:rPr>
      </w:pPr>
      <w:ins w:id="29" w:author="Mycorn Shao" w:date="2016-09-30T17:16:00Z">
        <w:r>
          <w:rPr>
            <w:rFonts w:hint="eastAsia"/>
          </w:rPr>
          <w:t xml:space="preserve">PYN AYN </w:t>
        </w:r>
        <w:r>
          <w:t>separated</w:t>
        </w:r>
        <w:r>
          <w:rPr>
            <w:rFonts w:hint="eastAsia"/>
          </w:rPr>
          <w:t xml:space="preserve"> analysis</w:t>
        </w:r>
      </w:ins>
    </w:p>
    <w:p w14:paraId="1F5BAB5D" w14:textId="77777777" w:rsidR="002A305E" w:rsidRDefault="002A305E" w:rsidP="002A305E">
      <w:pPr>
        <w:rPr>
          <w:ins w:id="30" w:author="Mycorn Shao" w:date="2016-09-30T17:16:00Z"/>
        </w:rPr>
      </w:pPr>
      <w:ins w:id="31" w:author="Mycorn Shao" w:date="2016-09-30T17:16:00Z">
        <w:r>
          <w:rPr>
            <w:rFonts w:hint="eastAsia"/>
          </w:rPr>
          <w:t xml:space="preserve">No box plots, but tables or </w:t>
        </w:r>
        <w:proofErr w:type="spellStart"/>
        <w:r>
          <w:rPr>
            <w:rFonts w:hint="eastAsia"/>
          </w:rPr>
          <w:t>histographs</w:t>
        </w:r>
        <w:proofErr w:type="spellEnd"/>
        <w:r>
          <w:rPr>
            <w:rFonts w:hint="eastAsia"/>
          </w:rPr>
          <w:t xml:space="preserve"> to show </w:t>
        </w:r>
        <w:r>
          <w:t>multiple</w:t>
        </w:r>
        <w:r>
          <w:rPr>
            <w:rFonts w:hint="eastAsia"/>
          </w:rPr>
          <w:t xml:space="preserve"> compare</w:t>
        </w:r>
      </w:ins>
    </w:p>
    <w:p w14:paraId="1AC9D419" w14:textId="77777777" w:rsidR="002A305E" w:rsidRDefault="002A305E" w:rsidP="002A305E">
      <w:pPr>
        <w:rPr>
          <w:ins w:id="32" w:author="Mycorn Shao" w:date="2016-09-30T17:16:00Z"/>
        </w:rPr>
      </w:pPr>
      <w:ins w:id="33" w:author="Mycorn Shao" w:date="2016-09-30T17:16:00Z">
        <w:r>
          <w:rPr>
            <w:rFonts w:hint="eastAsia"/>
          </w:rPr>
          <w:t>Sequence analysis process</w:t>
        </w:r>
      </w:ins>
    </w:p>
    <w:p w14:paraId="4BDA773B" w14:textId="77777777" w:rsidR="002A305E" w:rsidRDefault="002A305E" w:rsidP="002A305E">
      <w:pPr>
        <w:rPr>
          <w:ins w:id="34" w:author="Mycorn Shao" w:date="2016-09-30T17:16:00Z"/>
        </w:rPr>
      </w:pPr>
      <w:ins w:id="35" w:author="Mycorn Shao" w:date="2016-09-30T17:16:00Z">
        <w:r>
          <w:rPr>
            <w:rFonts w:hint="eastAsia"/>
          </w:rPr>
          <w:t>Which Allele is wild type?</w:t>
        </w:r>
      </w:ins>
    </w:p>
    <w:p w14:paraId="171CFC76" w14:textId="77777777" w:rsidR="002A305E" w:rsidRDefault="002A305E" w:rsidP="002A305E">
      <w:pPr>
        <w:rPr>
          <w:ins w:id="36" w:author="Mycorn Shao" w:date="2016-09-30T17:16:00Z"/>
        </w:rPr>
      </w:pPr>
      <w:ins w:id="37" w:author="Mycorn Shao" w:date="2016-09-30T17:16:00Z">
        <w:r>
          <w:t>C</w:t>
        </w:r>
        <w:r>
          <w:rPr>
            <w:rFonts w:hint="eastAsia"/>
          </w:rPr>
          <w:t>ompare SNP1587 and SNP1607</w:t>
        </w:r>
      </w:ins>
    </w:p>
    <w:p w14:paraId="4E0DEF2B" w14:textId="77777777" w:rsidR="002A305E" w:rsidRDefault="002A305E" w:rsidP="002A305E">
      <w:pPr>
        <w:rPr>
          <w:ins w:id="38" w:author="Mycorn Shao" w:date="2016-09-30T17:16:00Z"/>
        </w:rPr>
      </w:pPr>
      <w:ins w:id="39" w:author="Mycorn Shao" w:date="2016-09-30T17:16:00Z">
        <w:r>
          <w:rPr>
            <w:rFonts w:hint="eastAsia"/>
          </w:rPr>
          <w:t>Delete second set DH part.</w:t>
        </w:r>
      </w:ins>
    </w:p>
    <w:p w14:paraId="079D1639" w14:textId="77777777" w:rsidR="002A305E" w:rsidRDefault="002A305E" w:rsidP="002A305E">
      <w:pPr>
        <w:rPr>
          <w:ins w:id="40" w:author="Mycorn Shao" w:date="2016-09-30T17:16:00Z"/>
        </w:rPr>
      </w:pPr>
      <w:ins w:id="41" w:author="Mycorn Shao" w:date="2016-09-30T17:16:00Z">
        <w:r>
          <w:t>D</w:t>
        </w:r>
        <w:r>
          <w:rPr>
            <w:rFonts w:hint="eastAsia"/>
          </w:rPr>
          <w:t>iscussion</w:t>
        </w:r>
      </w:ins>
    </w:p>
    <w:p w14:paraId="306A34C4" w14:textId="77777777" w:rsidR="002A305E" w:rsidRDefault="002A305E" w:rsidP="002A305E">
      <w:pPr>
        <w:rPr>
          <w:ins w:id="42" w:author="Mycorn Shao" w:date="2016-09-30T17:16:00Z"/>
        </w:rPr>
      </w:pPr>
      <w:ins w:id="43" w:author="Mycorn Shao" w:date="2016-09-30T17:16:00Z">
        <w:r>
          <w:rPr>
            <w:rFonts w:hint="eastAsia"/>
          </w:rPr>
          <w:lastRenderedPageBreak/>
          <w:t xml:space="preserve">Put two </w:t>
        </w:r>
        <w:proofErr w:type="gramStart"/>
        <w:r>
          <w:rPr>
            <w:rFonts w:hint="eastAsia"/>
          </w:rPr>
          <w:t>paper</w:t>
        </w:r>
        <w:proofErr w:type="gramEnd"/>
        <w:r>
          <w:rPr>
            <w:rFonts w:hint="eastAsia"/>
          </w:rPr>
          <w:t xml:space="preserve"> together to introduce your result.</w:t>
        </w:r>
      </w:ins>
    </w:p>
    <w:p w14:paraId="7577158C" w14:textId="77777777" w:rsidR="002A305E" w:rsidRDefault="002A305E" w:rsidP="002A305E">
      <w:pPr>
        <w:rPr>
          <w:ins w:id="44" w:author="Mycorn Shao" w:date="2016-09-30T17:16:00Z"/>
        </w:rPr>
      </w:pPr>
      <w:proofErr w:type="spellStart"/>
      <w:ins w:id="45" w:author="Mycorn Shao" w:date="2016-09-30T17:16:00Z">
        <w:r>
          <w:rPr>
            <w:rFonts w:hint="eastAsia"/>
          </w:rPr>
          <w:t>Differnces</w:t>
        </w:r>
        <w:proofErr w:type="spellEnd"/>
        <w:r>
          <w:rPr>
            <w:rFonts w:hint="eastAsia"/>
          </w:rPr>
          <w:t xml:space="preserve"> from other reports is key points to discuss</w:t>
        </w:r>
      </w:ins>
    </w:p>
    <w:p w14:paraId="74828D99" w14:textId="77777777" w:rsidR="002A305E" w:rsidRDefault="002A305E" w:rsidP="002A305E">
      <w:pPr>
        <w:rPr>
          <w:ins w:id="46" w:author="Mycorn Shao" w:date="2016-09-30T17:16:00Z"/>
        </w:rPr>
      </w:pPr>
      <w:ins w:id="47" w:author="Mycorn Shao" w:date="2016-09-30T17:16:00Z">
        <w:r>
          <w:rPr>
            <w:rFonts w:hint="eastAsia"/>
          </w:rPr>
          <w:t xml:space="preserve">Screening more </w:t>
        </w:r>
        <w:proofErr w:type="spellStart"/>
        <w:r>
          <w:rPr>
            <w:rFonts w:hint="eastAsia"/>
          </w:rPr>
          <w:t>landeraces</w:t>
        </w:r>
        <w:proofErr w:type="spellEnd"/>
        <w:r>
          <w:rPr>
            <w:rFonts w:hint="eastAsia"/>
          </w:rPr>
          <w:t xml:space="preserve"> in China and world</w:t>
        </w:r>
      </w:ins>
    </w:p>
    <w:p w14:paraId="4F7F1C98" w14:textId="77777777" w:rsidR="002A305E" w:rsidRDefault="002A305E" w:rsidP="002A305E">
      <w:pPr>
        <w:rPr>
          <w:ins w:id="48" w:author="Mycorn Shao" w:date="2016-09-30T17:16:00Z"/>
        </w:rPr>
      </w:pPr>
      <w:ins w:id="49" w:author="Mycorn Shao" w:date="2016-09-30T17:16:00Z">
        <w:r>
          <w:rPr>
            <w:rFonts w:hint="eastAsia"/>
          </w:rPr>
          <w:t>Hap as single marker to analysis and compare each other</w:t>
        </w:r>
      </w:ins>
    </w:p>
    <w:p w14:paraId="5A78D05A" w14:textId="77777777" w:rsidR="002A305E" w:rsidRDefault="002A305E" w:rsidP="002A305E">
      <w:pPr>
        <w:rPr>
          <w:ins w:id="50" w:author="Mycorn Shao" w:date="2016-09-30T17:16:00Z"/>
        </w:rPr>
      </w:pPr>
    </w:p>
    <w:p w14:paraId="67DE046E" w14:textId="77777777" w:rsidR="002A305E" w:rsidRDefault="002A305E" w:rsidP="002A305E">
      <w:pPr>
        <w:rPr>
          <w:ins w:id="51" w:author="Mycorn Shao" w:date="2016-09-30T17:16:00Z"/>
        </w:rPr>
      </w:pPr>
    </w:p>
    <w:p w14:paraId="7078AAC5" w14:textId="77777777" w:rsidR="0004260A" w:rsidRDefault="0004260A" w:rsidP="006814D8">
      <w:pPr>
        <w:tabs>
          <w:tab w:val="left" w:pos="2835"/>
          <w:tab w:val="left" w:pos="2977"/>
          <w:tab w:val="left" w:pos="3402"/>
        </w:tabs>
        <w:ind w:rightChars="345" w:right="828" w:hanging="1"/>
        <w:contextualSpacing/>
        <w:jc w:val="center"/>
        <w:rPr>
          <w:rFonts w:ascii="Times New Roman" w:hAnsi="Times New Roman" w:cs="Times New Roman"/>
          <w:b/>
          <w:sz w:val="28"/>
          <w:szCs w:val="28"/>
        </w:rPr>
      </w:pPr>
      <w:r>
        <w:rPr>
          <w:rFonts w:ascii="Times New Roman" w:hAnsi="Times New Roman" w:cs="Times New Roman"/>
          <w:b/>
          <w:sz w:val="28"/>
          <w:szCs w:val="28"/>
        </w:rPr>
        <w:br w:type="page"/>
      </w:r>
    </w:p>
    <w:p w14:paraId="3C746ACE" w14:textId="4C974582" w:rsidR="00FB301E" w:rsidRPr="00FB301E" w:rsidRDefault="00442D9D" w:rsidP="002A305E">
      <w:pPr>
        <w:tabs>
          <w:tab w:val="left" w:pos="2835"/>
          <w:tab w:val="left" w:pos="2977"/>
          <w:tab w:val="left" w:pos="3402"/>
        </w:tabs>
        <w:ind w:rightChars="345" w:right="828" w:hanging="1"/>
        <w:contextualSpacing/>
        <w:jc w:val="center"/>
        <w:rPr>
          <w:rFonts w:ascii="Times New Roman" w:hAnsi="Times New Roman" w:cs="Times New Roman"/>
          <w:b/>
          <w:sz w:val="28"/>
          <w:szCs w:val="28"/>
        </w:rPr>
      </w:pPr>
      <w:r>
        <w:rPr>
          <w:rFonts w:ascii="Times New Roman" w:hAnsi="Times New Roman" w:cs="Times New Roman"/>
          <w:b/>
          <w:sz w:val="28"/>
          <w:szCs w:val="28"/>
        </w:rPr>
        <w:t xml:space="preserve"> </w:t>
      </w:r>
      <w:r w:rsidR="00FB301E" w:rsidRPr="00FB301E">
        <w:rPr>
          <w:rFonts w:ascii="Times New Roman" w:hAnsi="Times New Roman" w:cs="Times New Roman"/>
          <w:b/>
          <w:sz w:val="28"/>
          <w:szCs w:val="28"/>
        </w:rPr>
        <w:t>Outline of content</w:t>
      </w:r>
    </w:p>
    <w:p w14:paraId="56DBC86C" w14:textId="0D99AB48" w:rsidR="00FD14D4" w:rsidRPr="00FD14D4" w:rsidRDefault="00FD14D4" w:rsidP="006814D8">
      <w:pPr>
        <w:tabs>
          <w:tab w:val="left" w:pos="2835"/>
          <w:tab w:val="left" w:pos="2977"/>
          <w:tab w:val="left" w:pos="3402"/>
        </w:tabs>
        <w:ind w:rightChars="345" w:right="828" w:hanging="1"/>
        <w:contextualSpacing/>
        <w:rPr>
          <w:rFonts w:ascii="Times New Roman" w:hAnsi="Times New Roman" w:cs="Times New Roman"/>
          <w:b/>
          <w:sz w:val="32"/>
          <w:szCs w:val="32"/>
        </w:rPr>
      </w:pPr>
      <w:r w:rsidRPr="00FD14D4">
        <w:rPr>
          <w:rFonts w:ascii="Times New Roman" w:hAnsi="Times New Roman" w:cs="Times New Roman" w:hint="eastAsia"/>
          <w:b/>
          <w:sz w:val="32"/>
          <w:szCs w:val="32"/>
        </w:rPr>
        <w:t>Abstract</w:t>
      </w:r>
    </w:p>
    <w:p w14:paraId="475F334A" w14:textId="39D506D8" w:rsidR="00FB301E" w:rsidRPr="00FB301E" w:rsidRDefault="00FB301E" w:rsidP="006814D8">
      <w:pPr>
        <w:tabs>
          <w:tab w:val="left" w:pos="2835"/>
          <w:tab w:val="left" w:pos="2977"/>
          <w:tab w:val="left" w:pos="3402"/>
        </w:tabs>
        <w:ind w:rightChars="345" w:right="828" w:hanging="1"/>
        <w:contextualSpacing/>
        <w:rPr>
          <w:rFonts w:ascii="Times New Roman" w:hAnsi="Times New Roman" w:cs="Times New Roman"/>
          <w:b/>
          <w:sz w:val="32"/>
          <w:szCs w:val="32"/>
        </w:rPr>
      </w:pPr>
      <w:r w:rsidRPr="00FB301E">
        <w:rPr>
          <w:rFonts w:ascii="Times New Roman" w:hAnsi="Times New Roman" w:cs="Times New Roman"/>
          <w:b/>
          <w:sz w:val="32"/>
          <w:szCs w:val="32"/>
        </w:rPr>
        <w:t>Introduction</w:t>
      </w:r>
    </w:p>
    <w:p w14:paraId="2A3F88CF" w14:textId="77777777" w:rsidR="00FB301E" w:rsidRPr="007C1DDE" w:rsidRDefault="00FB301E"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Materials and methods</w:t>
      </w:r>
    </w:p>
    <w:p w14:paraId="62702864"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Plant materials</w:t>
      </w:r>
    </w:p>
    <w:p w14:paraId="03CA7134" w14:textId="77777777" w:rsidR="00FB301E" w:rsidRPr="007C1DDE" w:rsidRDefault="00FB301E"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 xml:space="preserve">Field and greenhouse experiment </w:t>
      </w:r>
    </w:p>
    <w:p w14:paraId="08658873" w14:textId="77777777" w:rsidR="00FB301E" w:rsidRPr="007C1DDE" w:rsidRDefault="00FB301E"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 xml:space="preserve">Pre-harvest sprouting and germination index evaluation </w:t>
      </w:r>
    </w:p>
    <w:p w14:paraId="3A304BDD" w14:textId="77777777" w:rsidR="00FB301E" w:rsidRPr="007C1DDE" w:rsidRDefault="00FB301E"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Genotyping by sequencing based SNP identification</w:t>
      </w:r>
    </w:p>
    <w:p w14:paraId="6EDC1DC6" w14:textId="7A5CAFCE" w:rsidR="00FB301E" w:rsidRDefault="00FB301E"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Genetic linkage map construction and QTL screening</w:t>
      </w:r>
    </w:p>
    <w:p w14:paraId="1AE42C88" w14:textId="77777777" w:rsidR="00FB301E" w:rsidRPr="00FB301E" w:rsidRDefault="00FB301E" w:rsidP="006814D8">
      <w:pPr>
        <w:tabs>
          <w:tab w:val="left" w:pos="2835"/>
          <w:tab w:val="left" w:pos="2977"/>
          <w:tab w:val="left" w:pos="3402"/>
        </w:tabs>
        <w:ind w:rightChars="345" w:right="828" w:hanging="1"/>
        <w:contextualSpacing/>
        <w:rPr>
          <w:rFonts w:ascii="Times New Roman" w:hAnsi="Times New Roman" w:cs="Times New Roman"/>
          <w:b/>
          <w:sz w:val="32"/>
          <w:szCs w:val="32"/>
        </w:rPr>
      </w:pPr>
      <w:r w:rsidRPr="00FB301E">
        <w:rPr>
          <w:rFonts w:ascii="Times New Roman" w:hAnsi="Times New Roman" w:cs="Times New Roman"/>
          <w:b/>
          <w:sz w:val="32"/>
          <w:szCs w:val="32"/>
        </w:rPr>
        <w:t>Results</w:t>
      </w:r>
    </w:p>
    <w:p w14:paraId="3E8D190D"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Phenotype evaluation of Pre-harvest sprouting </w:t>
      </w:r>
    </w:p>
    <w:p w14:paraId="4606D1AD"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Genetic linkage map construction</w:t>
      </w:r>
    </w:p>
    <w:p w14:paraId="0EA6BE68"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QTL analyses </w:t>
      </w:r>
    </w:p>
    <w:p w14:paraId="2DE3461E"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Major QTL validation by the second set of DH lines derived from the same cross </w:t>
      </w:r>
    </w:p>
    <w:p w14:paraId="0305B86E"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i/>
        </w:rPr>
      </w:pPr>
      <w:r w:rsidRPr="007C1DDE">
        <w:rPr>
          <w:rFonts w:ascii="Times New Roman" w:hAnsi="Times New Roman" w:cs="Times New Roman"/>
          <w:b/>
        </w:rPr>
        <w:t xml:space="preserve">Co-localization of Qphs-3AS and the reported PHS resistant gene </w:t>
      </w:r>
      <w:r w:rsidRPr="007C1DDE">
        <w:rPr>
          <w:rFonts w:ascii="Times New Roman" w:hAnsi="Times New Roman" w:cs="Times New Roman"/>
          <w:b/>
          <w:i/>
        </w:rPr>
        <w:t>TaPHS1</w:t>
      </w:r>
    </w:p>
    <w:p w14:paraId="0D810B09" w14:textId="0A9B3CC9"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New allelic variation in gene </w:t>
      </w:r>
      <w:r w:rsidRPr="007C1DDE">
        <w:rPr>
          <w:rFonts w:ascii="Times New Roman" w:hAnsi="Times New Roman" w:cs="Times New Roman"/>
          <w:b/>
          <w:i/>
        </w:rPr>
        <w:t>MFT-3A/TaPHS1</w:t>
      </w:r>
      <w:r w:rsidRPr="007C1DDE">
        <w:rPr>
          <w:rFonts w:ascii="Times New Roman" w:hAnsi="Times New Roman" w:cs="Times New Roman"/>
          <w:b/>
        </w:rPr>
        <w:t xml:space="preserve"> and association </w:t>
      </w:r>
      <w:r w:rsidR="005A16D3">
        <w:rPr>
          <w:rFonts w:ascii="Times New Roman" w:hAnsi="Times New Roman" w:cs="Times New Roman"/>
          <w:b/>
        </w:rPr>
        <w:t>comparing</w:t>
      </w:r>
      <w:r w:rsidRPr="007C1DDE">
        <w:rPr>
          <w:rFonts w:ascii="Times New Roman" w:hAnsi="Times New Roman" w:cs="Times New Roman"/>
          <w:b/>
        </w:rPr>
        <w:t xml:space="preserve"> with reported casual variations </w:t>
      </w:r>
    </w:p>
    <w:p w14:paraId="2A911F28"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Haplotype analyses in an association analysis panel with three reported casual SNPs </w:t>
      </w:r>
    </w:p>
    <w:p w14:paraId="1C650592" w14:textId="71CBEAC8"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Phenotypic effect validation and haplotype comparing in practical wheat breeding programs</w:t>
      </w:r>
    </w:p>
    <w:p w14:paraId="6A9362D1" w14:textId="77777777" w:rsidR="00FB301E" w:rsidRPr="00FB301E" w:rsidRDefault="00FB301E" w:rsidP="006814D8">
      <w:pPr>
        <w:tabs>
          <w:tab w:val="left" w:pos="2835"/>
          <w:tab w:val="left" w:pos="2977"/>
          <w:tab w:val="left" w:pos="3402"/>
        </w:tabs>
        <w:ind w:rightChars="345" w:right="828" w:hanging="1"/>
        <w:contextualSpacing/>
        <w:rPr>
          <w:rFonts w:ascii="Times New Roman" w:hAnsi="Times New Roman" w:cs="Times New Roman"/>
          <w:b/>
          <w:sz w:val="32"/>
          <w:szCs w:val="32"/>
        </w:rPr>
      </w:pPr>
      <w:r w:rsidRPr="00FB301E">
        <w:rPr>
          <w:rFonts w:ascii="Times New Roman" w:hAnsi="Times New Roman" w:cs="Times New Roman"/>
          <w:b/>
          <w:sz w:val="32"/>
          <w:szCs w:val="32"/>
        </w:rPr>
        <w:t>Discussion</w:t>
      </w:r>
    </w:p>
    <w:p w14:paraId="3342CF48"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Phenotype evaluation of Pre-harvest sprouting and germination index</w:t>
      </w:r>
    </w:p>
    <w:p w14:paraId="2516D174"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Genetic linkage map construction</w:t>
      </w:r>
    </w:p>
    <w:p w14:paraId="5464022E" w14:textId="0D6F1A9D"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Pr>
          <w:rFonts w:ascii="Times New Roman" w:hAnsi="Times New Roman" w:cs="Times New Roman"/>
          <w:b/>
        </w:rPr>
        <w:t>QTL analyses and validation</w:t>
      </w:r>
    </w:p>
    <w:p w14:paraId="1BB477A7"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i/>
        </w:rPr>
      </w:pPr>
      <w:r w:rsidRPr="007C1DDE">
        <w:rPr>
          <w:rFonts w:ascii="Times New Roman" w:hAnsi="Times New Roman" w:cs="Times New Roman"/>
          <w:b/>
        </w:rPr>
        <w:t xml:space="preserve">Co-localization of Qphs-3AS and PHS resistant gene </w:t>
      </w:r>
      <w:r w:rsidRPr="007C1DDE">
        <w:rPr>
          <w:rFonts w:ascii="Times New Roman" w:hAnsi="Times New Roman" w:cs="Times New Roman"/>
          <w:b/>
          <w:i/>
        </w:rPr>
        <w:t>TaPHS1</w:t>
      </w:r>
    </w:p>
    <w:p w14:paraId="755F0C72"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Casual allelic variation identification and validation by association analyses </w:t>
      </w:r>
    </w:p>
    <w:p w14:paraId="5A6D55E4" w14:textId="7777777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Haplotype analyses in the same association analysis panel </w:t>
      </w:r>
    </w:p>
    <w:p w14:paraId="2F84FBFF" w14:textId="1FEA1247" w:rsidR="00FB301E" w:rsidRPr="007C1DDE" w:rsidRDefault="00FB301E"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Association and haplotype analysis in practical wheat breeding programs</w:t>
      </w:r>
    </w:p>
    <w:p w14:paraId="1BC43C42" w14:textId="3B724645" w:rsidR="00FB301E" w:rsidRPr="00FB301E" w:rsidRDefault="00FD14D4" w:rsidP="006814D8">
      <w:pPr>
        <w:tabs>
          <w:tab w:val="left" w:pos="2835"/>
          <w:tab w:val="left" w:pos="2977"/>
          <w:tab w:val="left" w:pos="3402"/>
        </w:tabs>
        <w:ind w:rightChars="345" w:right="828" w:hanging="1"/>
        <w:contextualSpacing/>
        <w:rPr>
          <w:rFonts w:ascii="Times New Roman" w:hAnsi="Times New Roman" w:cs="Times New Roman"/>
          <w:b/>
          <w:sz w:val="32"/>
          <w:szCs w:val="32"/>
        </w:rPr>
      </w:pPr>
      <w:r w:rsidRPr="00FB301E">
        <w:rPr>
          <w:rFonts w:ascii="Times New Roman" w:hAnsi="Times New Roman" w:cs="Times New Roman"/>
          <w:b/>
          <w:sz w:val="32"/>
          <w:szCs w:val="32"/>
        </w:rPr>
        <w:t>References</w:t>
      </w:r>
    </w:p>
    <w:p w14:paraId="24EAE27B" w14:textId="77777777" w:rsidR="000864CB" w:rsidRPr="00FB301E" w:rsidRDefault="000864CB" w:rsidP="006814D8">
      <w:pPr>
        <w:tabs>
          <w:tab w:val="left" w:pos="2835"/>
          <w:tab w:val="left" w:pos="2977"/>
          <w:tab w:val="left" w:pos="3402"/>
        </w:tabs>
        <w:ind w:rightChars="345" w:right="828" w:hanging="1"/>
        <w:contextualSpacing/>
        <w:rPr>
          <w:rFonts w:ascii="Times New Roman" w:hAnsi="Times New Roman" w:cs="Times New Roman"/>
          <w:sz w:val="32"/>
          <w:szCs w:val="32"/>
        </w:rPr>
      </w:pPr>
    </w:p>
    <w:p w14:paraId="45A703FE" w14:textId="49151E14" w:rsidR="000B26DB" w:rsidRDefault="000B26DB" w:rsidP="006814D8">
      <w:pPr>
        <w:widowControl/>
        <w:tabs>
          <w:tab w:val="left" w:pos="2835"/>
          <w:tab w:val="left" w:pos="2977"/>
          <w:tab w:val="left" w:pos="3402"/>
        </w:tabs>
        <w:ind w:rightChars="345" w:right="828" w:hanging="1"/>
        <w:contextualSpacing/>
        <w:jc w:val="left"/>
        <w:rPr>
          <w:rFonts w:ascii="Times New Roman" w:hAnsi="Times New Roman" w:cs="Times New Roman"/>
        </w:rPr>
      </w:pPr>
      <w:r>
        <w:rPr>
          <w:rFonts w:ascii="Times New Roman" w:hAnsi="Times New Roman" w:cs="Times New Roman"/>
        </w:rPr>
        <w:br w:type="page"/>
      </w:r>
    </w:p>
    <w:p w14:paraId="3BC1D94E" w14:textId="4BEDF8E6" w:rsidR="00A94C9E" w:rsidRPr="00A94C9E" w:rsidRDefault="00912C59" w:rsidP="006814D8">
      <w:pPr>
        <w:widowControl/>
        <w:tabs>
          <w:tab w:val="left" w:pos="2835"/>
          <w:tab w:val="left" w:pos="2977"/>
          <w:tab w:val="left" w:pos="3402"/>
        </w:tabs>
        <w:autoSpaceDE w:val="0"/>
        <w:autoSpaceDN w:val="0"/>
        <w:adjustRightInd w:val="0"/>
        <w:spacing w:after="240"/>
        <w:ind w:rightChars="345" w:right="828" w:hanging="1"/>
        <w:contextualSpacing/>
        <w:jc w:val="center"/>
        <w:rPr>
          <w:rFonts w:ascii="Times" w:hAnsi="Times" w:cs="Times"/>
          <w:kern w:val="0"/>
        </w:rPr>
      </w:pPr>
      <w:r>
        <w:rPr>
          <w:rFonts w:ascii="Times" w:hAnsi="Times" w:cs="Times" w:hint="eastAsia"/>
          <w:b/>
          <w:bCs/>
          <w:kern w:val="0"/>
          <w:sz w:val="32"/>
          <w:szCs w:val="32"/>
        </w:rPr>
        <w:t>D</w:t>
      </w:r>
      <w:r>
        <w:rPr>
          <w:rFonts w:ascii="Times" w:hAnsi="Times" w:cs="Times"/>
          <w:b/>
          <w:bCs/>
          <w:kern w:val="0"/>
          <w:sz w:val="32"/>
          <w:szCs w:val="32"/>
        </w:rPr>
        <w:t>issertation</w:t>
      </w:r>
      <w:r>
        <w:rPr>
          <w:rFonts w:ascii="Times" w:hAnsi="Times" w:cs="Times" w:hint="eastAsia"/>
          <w:b/>
          <w:bCs/>
          <w:kern w:val="0"/>
          <w:sz w:val="32"/>
          <w:szCs w:val="32"/>
        </w:rPr>
        <w:t xml:space="preserve"> </w:t>
      </w:r>
      <w:r w:rsidR="00040AA3">
        <w:rPr>
          <w:rFonts w:ascii="Times" w:hAnsi="Times" w:cs="Times" w:hint="eastAsia"/>
          <w:b/>
          <w:bCs/>
          <w:kern w:val="0"/>
          <w:sz w:val="32"/>
          <w:szCs w:val="32"/>
        </w:rPr>
        <w:t>of</w:t>
      </w:r>
      <w:r w:rsidR="00A94C9E" w:rsidRPr="00A94C9E">
        <w:rPr>
          <w:rFonts w:ascii="Times" w:hAnsi="Times" w:cs="Times"/>
          <w:b/>
          <w:bCs/>
          <w:kern w:val="0"/>
          <w:sz w:val="32"/>
          <w:szCs w:val="32"/>
        </w:rPr>
        <w:t xml:space="preserve"> pre-harvest sprouting resistance </w:t>
      </w:r>
      <w:r w:rsidR="00040AA3">
        <w:rPr>
          <w:rFonts w:ascii="Times" w:hAnsi="Times" w:cs="Times" w:hint="eastAsia"/>
          <w:b/>
          <w:bCs/>
          <w:kern w:val="0"/>
          <w:sz w:val="32"/>
          <w:szCs w:val="32"/>
        </w:rPr>
        <w:t xml:space="preserve">QTL </w:t>
      </w:r>
      <w:r w:rsidR="00040AA3" w:rsidRPr="00A94C9E">
        <w:rPr>
          <w:rFonts w:ascii="Times" w:hAnsi="Times" w:cs="Times"/>
          <w:b/>
          <w:bCs/>
          <w:kern w:val="0"/>
          <w:sz w:val="32"/>
          <w:szCs w:val="32"/>
        </w:rPr>
        <w:t>in a white wheat cultivar Danby</w:t>
      </w:r>
      <w:r w:rsidR="00040AA3">
        <w:rPr>
          <w:rFonts w:ascii="Times" w:hAnsi="Times" w:cs="Times" w:hint="eastAsia"/>
          <w:b/>
          <w:bCs/>
          <w:kern w:val="0"/>
          <w:sz w:val="32"/>
          <w:szCs w:val="32"/>
        </w:rPr>
        <w:t xml:space="preserve"> and Haplotype analyses with different casual mutations of gene </w:t>
      </w:r>
      <w:r w:rsidR="00040AA3" w:rsidRPr="00040AA3">
        <w:rPr>
          <w:rFonts w:ascii="Times" w:hAnsi="Times" w:cs="Times"/>
          <w:b/>
          <w:bCs/>
          <w:i/>
          <w:kern w:val="0"/>
          <w:sz w:val="32"/>
          <w:szCs w:val="32"/>
        </w:rPr>
        <w:t>MFT-3A/TaPHS1</w:t>
      </w:r>
      <w:r w:rsidR="00040AA3" w:rsidRPr="00040AA3">
        <w:rPr>
          <w:rFonts w:ascii="Times" w:hAnsi="Times" w:cs="Times" w:hint="eastAsia"/>
          <w:b/>
          <w:bCs/>
          <w:kern w:val="0"/>
          <w:sz w:val="32"/>
          <w:szCs w:val="32"/>
        </w:rPr>
        <w:t xml:space="preserve"> </w:t>
      </w:r>
    </w:p>
    <w:p w14:paraId="1F43DC84" w14:textId="0F4A28BC" w:rsidR="00FD14D4" w:rsidRPr="00FD14D4" w:rsidRDefault="00FD14D4" w:rsidP="006814D8">
      <w:pPr>
        <w:tabs>
          <w:tab w:val="left" w:pos="2835"/>
          <w:tab w:val="left" w:pos="2977"/>
          <w:tab w:val="left" w:pos="3402"/>
        </w:tabs>
        <w:ind w:rightChars="345" w:right="828" w:hanging="1"/>
        <w:contextualSpacing/>
        <w:jc w:val="center"/>
        <w:rPr>
          <w:rFonts w:ascii="Times New Roman" w:hAnsi="Times New Roman" w:cs="Times New Roman"/>
          <w:b/>
          <w:sz w:val="32"/>
          <w:szCs w:val="32"/>
        </w:rPr>
      </w:pPr>
      <w:commentRangeStart w:id="52"/>
      <w:r>
        <w:rPr>
          <w:rFonts w:ascii="Times New Roman" w:hAnsi="Times New Roman" w:cs="Times New Roman" w:hint="eastAsia"/>
          <w:b/>
          <w:sz w:val="32"/>
          <w:szCs w:val="32"/>
        </w:rPr>
        <w:t>Abstract</w:t>
      </w:r>
      <w:commentRangeEnd w:id="52"/>
      <w:r w:rsidR="00525886">
        <w:rPr>
          <w:rStyle w:val="ab"/>
        </w:rPr>
        <w:commentReference w:id="52"/>
      </w:r>
    </w:p>
    <w:p w14:paraId="096F63C3" w14:textId="77777777" w:rsidR="00FD14D4" w:rsidRDefault="00FD14D4" w:rsidP="006814D8">
      <w:pPr>
        <w:tabs>
          <w:tab w:val="left" w:pos="2835"/>
          <w:tab w:val="left" w:pos="2977"/>
          <w:tab w:val="left" w:pos="3402"/>
        </w:tabs>
        <w:ind w:rightChars="345" w:right="828" w:hanging="1"/>
        <w:contextualSpacing/>
      </w:pPr>
    </w:p>
    <w:p w14:paraId="6B8CFCC1" w14:textId="2455EA16" w:rsidR="006F50DA" w:rsidRDefault="00FD14D4" w:rsidP="006F50D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w:hAnsi="Times" w:cs="Times"/>
          <w:color w:val="000000"/>
          <w:kern w:val="0"/>
          <w:sz w:val="20"/>
          <w:szCs w:val="20"/>
        </w:rPr>
      </w:pPr>
      <w:r w:rsidRPr="007E3AAD">
        <w:rPr>
          <w:rFonts w:ascii="Times New Roman" w:hAnsi="Times New Roman" w:cs="Times New Roman"/>
          <w:color w:val="000000"/>
        </w:rPr>
        <w:t xml:space="preserve">Pre-harvest sprouting (PHS) </w:t>
      </w:r>
      <w:r w:rsidR="00F50402">
        <w:rPr>
          <w:rFonts w:ascii="Times New Roman" w:hAnsi="Times New Roman" w:cs="Times New Roman"/>
          <w:color w:val="000000"/>
        </w:rPr>
        <w:t xml:space="preserve">in wheat </w:t>
      </w:r>
      <w:r w:rsidRPr="007E3AAD">
        <w:rPr>
          <w:rFonts w:ascii="Times New Roman" w:hAnsi="Times New Roman" w:cs="Times New Roman"/>
          <w:color w:val="000000"/>
        </w:rPr>
        <w:t xml:space="preserve">results in significant economic losses due to the reduced yield and grain quality. </w:t>
      </w:r>
      <w:r w:rsidR="00D41A56">
        <w:rPr>
          <w:rFonts w:ascii="Times New Roman" w:hAnsi="Times New Roman" w:cs="Times New Roman"/>
          <w:color w:val="000000"/>
        </w:rPr>
        <w:t xml:space="preserve">White </w:t>
      </w:r>
      <w:r w:rsidR="00F50402" w:rsidRPr="00F50402">
        <w:rPr>
          <w:rFonts w:ascii="Times New Roman" w:hAnsi="Times New Roman" w:cs="Times New Roman"/>
          <w:color w:val="000000"/>
        </w:rPr>
        <w:t xml:space="preserve">wheat cultivars have been recognized </w:t>
      </w:r>
      <w:r w:rsidR="00D41A56" w:rsidRPr="00D41A56">
        <w:rPr>
          <w:rFonts w:ascii="Georgia" w:eastAsia="Times New Roman" w:hAnsi="Georgia" w:cs="Times New Roman"/>
          <w:color w:val="616161"/>
          <w:spacing w:val="-8"/>
          <w:kern w:val="0"/>
          <w:shd w:val="clear" w:color="auto" w:fill="FFFFFF"/>
        </w:rPr>
        <w:t>more susceptible to pre</w:t>
      </w:r>
      <w:r w:rsidR="00D41A56">
        <w:rPr>
          <w:rFonts w:ascii="Georgia" w:eastAsia="Times New Roman" w:hAnsi="Georgia" w:cs="Times New Roman"/>
          <w:color w:val="616161"/>
          <w:spacing w:val="-8"/>
          <w:kern w:val="0"/>
          <w:shd w:val="clear" w:color="auto" w:fill="FFFFFF"/>
        </w:rPr>
        <w:t>-</w:t>
      </w:r>
      <w:r w:rsidR="00D41A56" w:rsidRPr="00D41A56">
        <w:rPr>
          <w:rFonts w:ascii="Georgia" w:eastAsia="Times New Roman" w:hAnsi="Georgia" w:cs="Times New Roman"/>
          <w:color w:val="616161"/>
          <w:spacing w:val="-8"/>
          <w:kern w:val="0"/>
          <w:shd w:val="clear" w:color="auto" w:fill="FFFFFF"/>
        </w:rPr>
        <w:t>harvest sprouting than red wheat.</w:t>
      </w:r>
      <w:r w:rsidR="00D41A56">
        <w:rPr>
          <w:rFonts w:ascii="Georgia" w:eastAsia="Times New Roman" w:hAnsi="Georgia" w:cs="Times New Roman"/>
          <w:color w:val="616161"/>
          <w:spacing w:val="-8"/>
          <w:kern w:val="0"/>
          <w:shd w:val="clear" w:color="auto" w:fill="FFFFFF"/>
        </w:rPr>
        <w:t xml:space="preserve"> </w:t>
      </w:r>
      <w:r w:rsidR="00D41A56" w:rsidRPr="00D41A56">
        <w:rPr>
          <w:rFonts w:ascii="Georgia" w:eastAsia="Times New Roman" w:hAnsi="Georgia" w:cs="Times New Roman"/>
          <w:color w:val="616161"/>
          <w:spacing w:val="-8"/>
          <w:kern w:val="0"/>
          <w:shd w:val="clear" w:color="auto" w:fill="FFFFFF"/>
        </w:rPr>
        <w:t xml:space="preserve">Identification of </w:t>
      </w:r>
      <w:r w:rsidR="00D41A56">
        <w:rPr>
          <w:rFonts w:ascii="Georgia" w:eastAsia="Times New Roman" w:hAnsi="Georgia" w:cs="Times New Roman"/>
          <w:color w:val="616161"/>
          <w:spacing w:val="-8"/>
          <w:kern w:val="0"/>
          <w:shd w:val="clear" w:color="auto" w:fill="FFFFFF"/>
        </w:rPr>
        <w:t xml:space="preserve">casual </w:t>
      </w:r>
      <w:r w:rsidR="00D41A56" w:rsidRPr="00D41A56">
        <w:rPr>
          <w:rFonts w:ascii="Georgia" w:eastAsia="Times New Roman" w:hAnsi="Georgia" w:cs="Times New Roman"/>
          <w:color w:val="616161"/>
          <w:spacing w:val="-8"/>
          <w:kern w:val="0"/>
          <w:shd w:val="clear" w:color="auto" w:fill="FFFFFF"/>
        </w:rPr>
        <w:t xml:space="preserve">QTLs </w:t>
      </w:r>
      <w:r w:rsidR="00D41A56">
        <w:rPr>
          <w:rFonts w:ascii="Georgia" w:eastAsia="Times New Roman" w:hAnsi="Georgia" w:cs="Times New Roman"/>
          <w:color w:val="616161"/>
          <w:spacing w:val="-8"/>
          <w:kern w:val="0"/>
          <w:shd w:val="clear" w:color="auto" w:fill="FFFFFF"/>
        </w:rPr>
        <w:t>or gene related to PHS</w:t>
      </w:r>
      <w:r w:rsidR="00D41A56" w:rsidRPr="00D41A56">
        <w:rPr>
          <w:rFonts w:ascii="Georgia" w:eastAsia="Times New Roman" w:hAnsi="Georgia" w:cs="Times New Roman"/>
          <w:color w:val="616161"/>
          <w:spacing w:val="-8"/>
          <w:kern w:val="0"/>
          <w:shd w:val="clear" w:color="auto" w:fill="FFFFFF"/>
        </w:rPr>
        <w:t xml:space="preserve"> is one of the </w:t>
      </w:r>
      <w:r w:rsidR="00D41A56">
        <w:rPr>
          <w:rFonts w:ascii="Georgia" w:eastAsia="Times New Roman" w:hAnsi="Georgia" w:cs="Times New Roman"/>
          <w:color w:val="616161"/>
          <w:spacing w:val="-8"/>
          <w:kern w:val="0"/>
          <w:shd w:val="clear" w:color="auto" w:fill="FFFFFF"/>
        </w:rPr>
        <w:t xml:space="preserve">most important steps to increase </w:t>
      </w:r>
      <w:r w:rsidR="00D41A56" w:rsidRPr="00D41A56">
        <w:rPr>
          <w:rFonts w:ascii="Georgia" w:eastAsia="Times New Roman" w:hAnsi="Georgia" w:cs="Times New Roman"/>
          <w:color w:val="616161"/>
          <w:spacing w:val="-8"/>
          <w:kern w:val="0"/>
          <w:shd w:val="clear" w:color="auto" w:fill="FFFFFF"/>
        </w:rPr>
        <w:t xml:space="preserve">PHS </w:t>
      </w:r>
      <w:r w:rsidR="00D41A56">
        <w:rPr>
          <w:rFonts w:ascii="Georgia" w:eastAsia="Times New Roman" w:hAnsi="Georgia" w:cs="Times New Roman"/>
          <w:color w:val="616161"/>
          <w:spacing w:val="-8"/>
          <w:kern w:val="0"/>
          <w:shd w:val="clear" w:color="auto" w:fill="FFFFFF"/>
        </w:rPr>
        <w:t>resistance</w:t>
      </w:r>
      <w:r w:rsidR="00D41A56" w:rsidRPr="00D41A56">
        <w:rPr>
          <w:rFonts w:ascii="Georgia" w:eastAsia="Times New Roman" w:hAnsi="Georgia" w:cs="Times New Roman"/>
          <w:color w:val="616161"/>
          <w:spacing w:val="-8"/>
          <w:kern w:val="0"/>
          <w:shd w:val="clear" w:color="auto" w:fill="FFFFFF"/>
        </w:rPr>
        <w:t xml:space="preserve"> </w:t>
      </w:r>
      <w:r w:rsidR="00D41A56">
        <w:rPr>
          <w:rFonts w:ascii="Georgia" w:eastAsia="Times New Roman" w:hAnsi="Georgia" w:cs="Times New Roman"/>
          <w:color w:val="616161"/>
          <w:spacing w:val="-8"/>
          <w:kern w:val="0"/>
          <w:shd w:val="clear" w:color="auto" w:fill="FFFFFF"/>
        </w:rPr>
        <w:t xml:space="preserve">in </w:t>
      </w:r>
      <w:r w:rsidR="00D41A56" w:rsidRPr="00D41A56">
        <w:rPr>
          <w:rFonts w:ascii="Georgia" w:eastAsia="Times New Roman" w:hAnsi="Georgia" w:cs="Times New Roman"/>
          <w:color w:val="616161"/>
          <w:spacing w:val="-8"/>
          <w:kern w:val="0"/>
          <w:shd w:val="clear" w:color="auto" w:fill="FFFFFF"/>
        </w:rPr>
        <w:t>white wheat</w:t>
      </w:r>
      <w:r w:rsidR="00D41A56">
        <w:rPr>
          <w:rFonts w:ascii="Georgia" w:eastAsia="Times New Roman" w:hAnsi="Georgia" w:cs="Times New Roman"/>
          <w:color w:val="616161"/>
          <w:spacing w:val="-8"/>
          <w:kern w:val="0"/>
          <w:shd w:val="clear" w:color="auto" w:fill="FFFFFF"/>
        </w:rPr>
        <w:t xml:space="preserve"> by molecular assisted selection.</w:t>
      </w:r>
      <w:r w:rsidR="00D41A56">
        <w:rPr>
          <w:rFonts w:ascii="Times" w:eastAsia="Times New Roman" w:hAnsi="Times" w:cs="Times New Roman"/>
          <w:kern w:val="0"/>
          <w:sz w:val="20"/>
          <w:szCs w:val="20"/>
        </w:rPr>
        <w:t xml:space="preserve"> </w:t>
      </w:r>
      <w:r w:rsidR="00D41A56">
        <w:rPr>
          <w:rFonts w:ascii="Times New Roman" w:hAnsi="Times New Roman" w:cs="Times New Roman"/>
          <w:color w:val="000000"/>
        </w:rPr>
        <w:t>T</w:t>
      </w:r>
      <w:r w:rsidR="00F50402">
        <w:rPr>
          <w:rFonts w:ascii="Times New Roman" w:hAnsi="Times New Roman" w:cs="Times New Roman" w:hint="eastAsia"/>
          <w:color w:val="000000"/>
        </w:rPr>
        <w:t xml:space="preserve">he </w:t>
      </w:r>
      <w:r w:rsidR="00D41A56">
        <w:rPr>
          <w:rFonts w:ascii="Times New Roman" w:hAnsi="Times New Roman" w:cs="Times New Roman"/>
          <w:color w:val="000000"/>
        </w:rPr>
        <w:t>basic</w:t>
      </w:r>
      <w:r w:rsidR="00F50402">
        <w:rPr>
          <w:rFonts w:ascii="Times New Roman" w:hAnsi="Times New Roman" w:cs="Times New Roman" w:hint="eastAsia"/>
          <w:color w:val="000000"/>
        </w:rPr>
        <w:t xml:space="preserve"> objective </w:t>
      </w:r>
      <w:r w:rsidR="00D41A56">
        <w:rPr>
          <w:rFonts w:ascii="Times New Roman" w:hAnsi="Times New Roman" w:cs="Times New Roman"/>
          <w:color w:val="000000"/>
        </w:rPr>
        <w:t xml:space="preserve">of this study </w:t>
      </w:r>
      <w:r w:rsidR="00F50402">
        <w:rPr>
          <w:rFonts w:ascii="Times New Roman" w:hAnsi="Times New Roman" w:cs="Times New Roman" w:hint="eastAsia"/>
          <w:color w:val="000000"/>
        </w:rPr>
        <w:t>was to map</w:t>
      </w:r>
      <w:r w:rsidR="00F50402">
        <w:rPr>
          <w:rFonts w:ascii="Times New Roman" w:hAnsi="Times New Roman" w:cs="Times New Roman"/>
          <w:color w:val="000000"/>
        </w:rPr>
        <w:t xml:space="preserve"> </w:t>
      </w:r>
      <w:r w:rsidR="00F50402" w:rsidRPr="007C1DDE">
        <w:rPr>
          <w:rFonts w:ascii="Times New Roman" w:hAnsi="Times New Roman" w:cs="Times New Roman"/>
          <w:color w:val="000000"/>
        </w:rPr>
        <w:t>PHS resistance</w:t>
      </w:r>
      <w:r w:rsidR="00F50402">
        <w:rPr>
          <w:rFonts w:ascii="Times New Roman" w:hAnsi="Times New Roman" w:cs="Times New Roman"/>
          <w:color w:val="000000"/>
        </w:rPr>
        <w:t xml:space="preserve"> QTL </w:t>
      </w:r>
      <w:r w:rsidR="00F50402" w:rsidRPr="007C1DDE">
        <w:rPr>
          <w:rFonts w:ascii="Times New Roman" w:hAnsi="Times New Roman" w:cs="Times New Roman"/>
          <w:color w:val="000000"/>
        </w:rPr>
        <w:t xml:space="preserve">in </w:t>
      </w:r>
      <w:r w:rsidR="00D41A56">
        <w:rPr>
          <w:rFonts w:ascii="Times New Roman" w:hAnsi="Times New Roman" w:cs="Times New Roman"/>
          <w:color w:val="000000"/>
        </w:rPr>
        <w:t xml:space="preserve">a white-grained wheat cultivar </w:t>
      </w:r>
      <w:r w:rsidR="00F50402">
        <w:rPr>
          <w:rFonts w:ascii="Times New Roman" w:hAnsi="Times New Roman" w:cs="Times New Roman" w:hint="eastAsia"/>
          <w:color w:val="000000"/>
        </w:rPr>
        <w:t>Danby</w:t>
      </w:r>
      <w:r w:rsidR="00560BAD">
        <w:rPr>
          <w:rFonts w:ascii="Times New Roman" w:hAnsi="Times New Roman" w:cs="Times New Roman"/>
          <w:color w:val="000000"/>
        </w:rPr>
        <w:t xml:space="preserve"> with a</w:t>
      </w:r>
      <w:r w:rsidR="00560BAD" w:rsidRPr="007E3AAD">
        <w:rPr>
          <w:rFonts w:ascii="Times New Roman" w:hAnsi="Times New Roman" w:cs="Times New Roman"/>
          <w:color w:val="000000"/>
        </w:rPr>
        <w:t xml:space="preserve"> </w:t>
      </w:r>
      <w:r w:rsidR="00560BAD">
        <w:rPr>
          <w:rFonts w:ascii="Times New Roman" w:hAnsi="Times New Roman" w:cs="Times New Roman"/>
          <w:color w:val="000000"/>
        </w:rPr>
        <w:t>double haploid</w:t>
      </w:r>
      <w:r w:rsidR="00560BAD" w:rsidRPr="007E3AAD">
        <w:rPr>
          <w:rFonts w:ascii="Times New Roman" w:hAnsi="Times New Roman" w:cs="Times New Roman"/>
          <w:color w:val="000000"/>
        </w:rPr>
        <w:t xml:space="preserve"> </w:t>
      </w:r>
      <w:r w:rsidR="00560BAD">
        <w:rPr>
          <w:rFonts w:ascii="Times New Roman" w:hAnsi="Times New Roman" w:cs="Times New Roman" w:hint="eastAsia"/>
          <w:color w:val="000000"/>
        </w:rPr>
        <w:t xml:space="preserve">(DH) </w:t>
      </w:r>
      <w:r w:rsidR="00560BAD" w:rsidRPr="007E3AAD">
        <w:rPr>
          <w:rFonts w:ascii="Times New Roman" w:hAnsi="Times New Roman" w:cs="Times New Roman"/>
          <w:color w:val="000000"/>
        </w:rPr>
        <w:t>population</w:t>
      </w:r>
      <w:r w:rsidR="00560BAD">
        <w:rPr>
          <w:rFonts w:ascii="Times New Roman" w:hAnsi="Times New Roman" w:cs="Times New Roman"/>
          <w:color w:val="000000"/>
        </w:rPr>
        <w:t xml:space="preserve"> derived from Danby cross Tiger, another white wheat cultivar</w:t>
      </w:r>
      <w:r w:rsidR="00F50402" w:rsidRPr="007C1DDE">
        <w:rPr>
          <w:rFonts w:ascii="Times New Roman" w:hAnsi="Times New Roman" w:cs="Times New Roman"/>
          <w:color w:val="000000"/>
        </w:rPr>
        <w:t xml:space="preserve">. </w:t>
      </w:r>
      <w:r w:rsidRPr="007E3AAD">
        <w:rPr>
          <w:rFonts w:ascii="Times New Roman" w:hAnsi="Times New Roman" w:cs="Times New Roman"/>
          <w:color w:val="000000"/>
        </w:rPr>
        <w:t>In this study, a major QTL controlling pre-harvest sprouting was identified on the short arm of wheat chromosome 3A</w:t>
      </w:r>
      <w:r w:rsidR="0032362C">
        <w:rPr>
          <w:rFonts w:ascii="Times New Roman" w:hAnsi="Times New Roman" w:cs="Times New Roman"/>
          <w:color w:val="000000"/>
        </w:rPr>
        <w:t>. This major QTL</w:t>
      </w:r>
      <w:r w:rsidR="000B26DB">
        <w:rPr>
          <w:rFonts w:ascii="Times New Roman" w:hAnsi="Times New Roman" w:cs="Times New Roman"/>
          <w:color w:val="000000"/>
        </w:rPr>
        <w:t xml:space="preserve"> coincide</w:t>
      </w:r>
      <w:r w:rsidR="0032362C">
        <w:rPr>
          <w:rFonts w:ascii="Times New Roman" w:hAnsi="Times New Roman" w:cs="Times New Roman"/>
          <w:color w:val="000000"/>
        </w:rPr>
        <w:t>d</w:t>
      </w:r>
      <w:r w:rsidR="000B26DB">
        <w:rPr>
          <w:rFonts w:ascii="Times New Roman" w:hAnsi="Times New Roman" w:cs="Times New Roman"/>
          <w:color w:val="000000"/>
        </w:rPr>
        <w:t xml:space="preserve"> with </w:t>
      </w:r>
      <w:r w:rsidR="00A32AAE" w:rsidRPr="007C1DDE">
        <w:rPr>
          <w:rFonts w:ascii="Times New Roman" w:hAnsi="Times New Roman" w:cs="Times New Roman"/>
          <w:color w:val="000000"/>
        </w:rPr>
        <w:t xml:space="preserve">gene </w:t>
      </w:r>
      <w:r w:rsidR="00A32AAE" w:rsidRPr="00BB18D5">
        <w:rPr>
          <w:rFonts w:ascii="Times New Roman" w:hAnsi="Times New Roman" w:cs="Times New Roman"/>
          <w:i/>
          <w:color w:val="000000"/>
        </w:rPr>
        <w:t>MFT-3A/TaPHS1</w:t>
      </w:r>
      <w:r w:rsidRPr="007E3AAD">
        <w:rPr>
          <w:rFonts w:ascii="Times New Roman" w:hAnsi="Times New Roman" w:cs="Times New Roman"/>
          <w:color w:val="000000"/>
        </w:rPr>
        <w:t xml:space="preserve"> and explained over 40% of the phenotypic variation in </w:t>
      </w:r>
      <w:r w:rsidR="00560BAD">
        <w:rPr>
          <w:rFonts w:ascii="Times New Roman" w:hAnsi="Times New Roman" w:cs="Times New Roman"/>
          <w:color w:val="000000"/>
        </w:rPr>
        <w:t xml:space="preserve">the mapping </w:t>
      </w:r>
      <w:r w:rsidRPr="007E3AAD">
        <w:rPr>
          <w:rFonts w:ascii="Times New Roman" w:hAnsi="Times New Roman" w:cs="Times New Roman"/>
          <w:color w:val="000000"/>
        </w:rPr>
        <w:t>population.</w:t>
      </w:r>
      <w:r w:rsidRPr="007E3AAD">
        <w:rPr>
          <w:rFonts w:ascii="Times New Roman" w:hAnsi="Times New Roman" w:cs="Times New Roman"/>
        </w:rPr>
        <w:t xml:space="preserve"> </w:t>
      </w:r>
      <w:r w:rsidR="000B26DB">
        <w:rPr>
          <w:rFonts w:ascii="Times New Roman" w:hAnsi="Times New Roman" w:cs="Times New Roman"/>
        </w:rPr>
        <w:t>G</w:t>
      </w:r>
      <w:r w:rsidRPr="007E3AAD">
        <w:rPr>
          <w:rFonts w:ascii="Times New Roman" w:hAnsi="Times New Roman" w:cs="Times New Roman"/>
          <w:color w:val="000000"/>
        </w:rPr>
        <w:t xml:space="preserve">ene sequence </w:t>
      </w:r>
      <w:r w:rsidR="000B26DB">
        <w:rPr>
          <w:rFonts w:ascii="Times New Roman" w:hAnsi="Times New Roman" w:cs="Times New Roman"/>
          <w:color w:val="000000"/>
        </w:rPr>
        <w:t>comparison</w:t>
      </w:r>
      <w:r w:rsidR="000B26DB" w:rsidRPr="007E3AAD">
        <w:rPr>
          <w:rFonts w:ascii="Times New Roman" w:hAnsi="Times New Roman" w:cs="Times New Roman"/>
          <w:color w:val="000000"/>
        </w:rPr>
        <w:t xml:space="preserve"> </w:t>
      </w:r>
      <w:r w:rsidR="00560BAD">
        <w:rPr>
          <w:rFonts w:ascii="Times New Roman" w:hAnsi="Times New Roman" w:cs="Times New Roman"/>
          <w:color w:val="000000"/>
        </w:rPr>
        <w:t>and association analysis</w:t>
      </w:r>
      <w:r w:rsidRPr="007E3AAD">
        <w:rPr>
          <w:rFonts w:ascii="Times New Roman" w:hAnsi="Times New Roman" w:cs="Times New Roman"/>
          <w:color w:val="000000"/>
        </w:rPr>
        <w:t xml:space="preserve"> revealed </w:t>
      </w:r>
      <w:r w:rsidR="00A25B94">
        <w:rPr>
          <w:rFonts w:ascii="Times New Roman" w:hAnsi="Times New Roman" w:cs="Times New Roman"/>
          <w:color w:val="000000"/>
        </w:rPr>
        <w:t xml:space="preserve">a single </w:t>
      </w:r>
      <w:r w:rsidR="00E86005">
        <w:rPr>
          <w:rFonts w:ascii="Times New Roman" w:hAnsi="Times New Roman" w:cs="Times New Roman"/>
          <w:color w:val="000000"/>
        </w:rPr>
        <w:t>nucleotide</w:t>
      </w:r>
      <w:r w:rsidR="00A25B94">
        <w:rPr>
          <w:rFonts w:ascii="Times New Roman" w:hAnsi="Times New Roman" w:cs="Times New Roman"/>
          <w:color w:val="000000"/>
        </w:rPr>
        <w:t xml:space="preserve"> polymorphism at position </w:t>
      </w:r>
      <w:r w:rsidR="00A25B94" w:rsidRPr="007E3AAD">
        <w:rPr>
          <w:rFonts w:ascii="Times New Roman" w:hAnsi="Times New Roman" w:cs="Times New Roman"/>
          <w:color w:val="000000"/>
        </w:rPr>
        <w:t>-222</w:t>
      </w:r>
      <w:r w:rsidR="00A25B94">
        <w:rPr>
          <w:rFonts w:ascii="Times New Roman" w:hAnsi="Times New Roman" w:cs="Times New Roman"/>
          <w:color w:val="000000"/>
        </w:rPr>
        <w:t xml:space="preserve"> of </w:t>
      </w:r>
      <w:r w:rsidRPr="007E3AAD">
        <w:rPr>
          <w:rFonts w:ascii="Times New Roman" w:hAnsi="Times New Roman" w:cs="Times New Roman"/>
          <w:color w:val="000000"/>
        </w:rPr>
        <w:t>the promoter</w:t>
      </w:r>
      <w:r w:rsidR="00560BAD">
        <w:rPr>
          <w:rFonts w:ascii="Times New Roman" w:hAnsi="Times New Roman" w:cs="Times New Roman"/>
          <w:color w:val="000000"/>
        </w:rPr>
        <w:t xml:space="preserve"> was the casual mutation </w:t>
      </w:r>
      <w:r w:rsidR="00A32AAE">
        <w:rPr>
          <w:rFonts w:ascii="Times New Roman" w:hAnsi="Times New Roman" w:cs="Times New Roman"/>
          <w:color w:val="000000"/>
        </w:rPr>
        <w:t>responsible for</w:t>
      </w:r>
      <w:r w:rsidR="00560BAD">
        <w:rPr>
          <w:rFonts w:ascii="Times New Roman" w:hAnsi="Times New Roman" w:cs="Times New Roman"/>
          <w:color w:val="000000"/>
        </w:rPr>
        <w:t xml:space="preserve"> the PHS </w:t>
      </w:r>
      <w:r w:rsidR="00A32AAE">
        <w:rPr>
          <w:rFonts w:ascii="Times New Roman" w:hAnsi="Times New Roman" w:cs="Times New Roman"/>
          <w:color w:val="000000"/>
        </w:rPr>
        <w:t>susceptibility in Tiger</w:t>
      </w:r>
      <w:r w:rsidR="00A25B94">
        <w:rPr>
          <w:rFonts w:ascii="Times New Roman" w:hAnsi="Times New Roman" w:cs="Times New Roman"/>
          <w:color w:val="000000"/>
        </w:rPr>
        <w:t>.</w:t>
      </w:r>
      <w:r w:rsidRPr="007E3AAD">
        <w:rPr>
          <w:rFonts w:ascii="Times New Roman" w:hAnsi="Times New Roman" w:cs="Times New Roman"/>
          <w:color w:val="000000"/>
        </w:rPr>
        <w:t xml:space="preserve"> </w:t>
      </w:r>
      <w:r w:rsidR="00A32AAE">
        <w:rPr>
          <w:rFonts w:ascii="Times New Roman" w:hAnsi="Times New Roman" w:cs="Times New Roman"/>
          <w:color w:val="000000"/>
        </w:rPr>
        <w:t>To compare the phenotypic effect on PHS of this mutation with the other reported casual mutations in the same gene, h</w:t>
      </w:r>
      <w:r w:rsidR="00A32AAE" w:rsidRPr="007E3AAD">
        <w:rPr>
          <w:rFonts w:ascii="Times New Roman" w:hAnsi="Times New Roman" w:cs="Times New Roman"/>
          <w:color w:val="000000"/>
        </w:rPr>
        <w:t>aplotype analysis</w:t>
      </w:r>
      <w:r w:rsidR="00A32AAE" w:rsidDel="00A32AAE">
        <w:rPr>
          <w:rFonts w:ascii="Times New Roman" w:hAnsi="Times New Roman" w:cs="Times New Roman"/>
          <w:color w:val="000000"/>
        </w:rPr>
        <w:t xml:space="preserve"> </w:t>
      </w:r>
      <w:r w:rsidR="00A32AAE">
        <w:rPr>
          <w:rFonts w:ascii="Times New Roman" w:hAnsi="Times New Roman" w:cs="Times New Roman"/>
          <w:color w:val="000000"/>
        </w:rPr>
        <w:t xml:space="preserve">was carried out with a </w:t>
      </w:r>
      <w:r w:rsidRPr="007E3AAD">
        <w:rPr>
          <w:rFonts w:ascii="Times New Roman" w:hAnsi="Times New Roman" w:cs="Times New Roman"/>
          <w:color w:val="000000"/>
        </w:rPr>
        <w:t xml:space="preserve">collection of </w:t>
      </w:r>
      <w:r w:rsidR="007C0D96">
        <w:rPr>
          <w:rFonts w:ascii="Times New Roman" w:hAnsi="Times New Roman" w:cs="Times New Roman"/>
          <w:color w:val="000000"/>
        </w:rPr>
        <w:t>318</w:t>
      </w:r>
      <w:r w:rsidRPr="007E3AAD">
        <w:rPr>
          <w:rFonts w:ascii="Times New Roman" w:hAnsi="Times New Roman" w:cs="Times New Roman"/>
          <w:color w:val="000000"/>
        </w:rPr>
        <w:t xml:space="preserve"> breeding lines </w:t>
      </w:r>
      <w:r w:rsidR="00023FE8">
        <w:rPr>
          <w:rFonts w:ascii="Times New Roman" w:hAnsi="Times New Roman" w:cs="Times New Roman"/>
          <w:color w:val="000000"/>
        </w:rPr>
        <w:t>from</w:t>
      </w:r>
      <w:r w:rsidRPr="007E3AAD">
        <w:rPr>
          <w:rFonts w:ascii="Times New Roman" w:hAnsi="Times New Roman" w:cs="Times New Roman"/>
          <w:color w:val="000000"/>
        </w:rPr>
        <w:t xml:space="preserve"> Kansas </w:t>
      </w:r>
      <w:r w:rsidR="00A32AAE">
        <w:rPr>
          <w:rFonts w:ascii="Times New Roman" w:hAnsi="Times New Roman" w:cs="Times New Roman"/>
          <w:color w:val="000000"/>
        </w:rPr>
        <w:t xml:space="preserve">white </w:t>
      </w:r>
      <w:r w:rsidRPr="007E3AAD">
        <w:rPr>
          <w:rFonts w:ascii="Times New Roman" w:hAnsi="Times New Roman" w:cs="Times New Roman"/>
          <w:color w:val="000000"/>
        </w:rPr>
        <w:t>breeding program</w:t>
      </w:r>
      <w:r w:rsidR="00A32AAE">
        <w:rPr>
          <w:rFonts w:ascii="Times New Roman" w:hAnsi="Times New Roman" w:cs="Times New Roman"/>
          <w:color w:val="000000"/>
        </w:rPr>
        <w:t>s</w:t>
      </w:r>
      <w:r w:rsidRPr="007E3AAD">
        <w:rPr>
          <w:rFonts w:ascii="Times New Roman" w:hAnsi="Times New Roman" w:cs="Times New Roman"/>
          <w:color w:val="000000"/>
        </w:rPr>
        <w:t xml:space="preserve">. </w:t>
      </w:r>
      <w:r w:rsidR="00023FE8">
        <w:rPr>
          <w:rFonts w:ascii="Times New Roman" w:hAnsi="Times New Roman" w:cs="Times New Roman"/>
          <w:color w:val="000000"/>
        </w:rPr>
        <w:t>H</w:t>
      </w:r>
      <w:r w:rsidRPr="007E3AAD">
        <w:rPr>
          <w:rFonts w:ascii="Times New Roman" w:hAnsi="Times New Roman" w:cs="Times New Roman"/>
          <w:color w:val="000000"/>
        </w:rPr>
        <w:t xml:space="preserve">aplotype analysis </w:t>
      </w:r>
      <w:r w:rsidR="00023FE8">
        <w:rPr>
          <w:rFonts w:ascii="Times New Roman" w:hAnsi="Times New Roman" w:cs="Times New Roman"/>
          <w:color w:val="000000"/>
        </w:rPr>
        <w:t xml:space="preserve">indicated </w:t>
      </w:r>
      <w:r w:rsidRPr="007E3AAD">
        <w:rPr>
          <w:rFonts w:ascii="Times New Roman" w:hAnsi="Times New Roman" w:cs="Times New Roman"/>
          <w:color w:val="000000"/>
        </w:rPr>
        <w:t xml:space="preserve">that the </w:t>
      </w:r>
      <w:r w:rsidR="00023FE8">
        <w:rPr>
          <w:rFonts w:ascii="Times New Roman" w:hAnsi="Times New Roman" w:cs="Times New Roman"/>
          <w:color w:val="000000"/>
        </w:rPr>
        <w:t xml:space="preserve">SNP in the </w:t>
      </w:r>
      <w:r w:rsidRPr="007E3AAD">
        <w:rPr>
          <w:rFonts w:ascii="Times New Roman" w:hAnsi="Times New Roman" w:cs="Times New Roman"/>
          <w:color w:val="000000"/>
        </w:rPr>
        <w:t xml:space="preserve">promoter was more critical than </w:t>
      </w:r>
      <w:r w:rsidR="00023FE8">
        <w:rPr>
          <w:rFonts w:ascii="Times New Roman" w:hAnsi="Times New Roman" w:cs="Times New Roman"/>
          <w:color w:val="000000"/>
        </w:rPr>
        <w:t xml:space="preserve">the </w:t>
      </w:r>
      <w:r w:rsidRPr="007E3AAD">
        <w:rPr>
          <w:rFonts w:ascii="Times New Roman" w:hAnsi="Times New Roman" w:cs="Times New Roman"/>
          <w:color w:val="000000"/>
        </w:rPr>
        <w:t xml:space="preserve">gene coding region </w:t>
      </w:r>
      <w:r w:rsidR="005E22E2">
        <w:rPr>
          <w:rFonts w:ascii="Times New Roman" w:hAnsi="Times New Roman" w:cs="Times New Roman"/>
          <w:color w:val="000000"/>
        </w:rPr>
        <w:t>casual variations</w:t>
      </w:r>
      <w:r w:rsidR="005E22E2" w:rsidRPr="007E3AAD">
        <w:rPr>
          <w:rFonts w:ascii="Times New Roman" w:hAnsi="Times New Roman" w:cs="Times New Roman"/>
          <w:color w:val="000000"/>
        </w:rPr>
        <w:t xml:space="preserve"> </w:t>
      </w:r>
      <w:r w:rsidRPr="007E3AAD">
        <w:rPr>
          <w:rFonts w:ascii="Times New Roman" w:hAnsi="Times New Roman" w:cs="Times New Roman"/>
          <w:color w:val="000000"/>
        </w:rPr>
        <w:t xml:space="preserve">and the functional promoter is necessary </w:t>
      </w:r>
      <w:r w:rsidR="005E22E2">
        <w:rPr>
          <w:rFonts w:ascii="Times New Roman" w:hAnsi="Times New Roman" w:cs="Times New Roman"/>
          <w:color w:val="000000"/>
        </w:rPr>
        <w:t xml:space="preserve">to </w:t>
      </w:r>
      <w:r w:rsidR="00023FE8">
        <w:rPr>
          <w:rFonts w:ascii="Times New Roman" w:hAnsi="Times New Roman" w:cs="Times New Roman"/>
          <w:color w:val="000000"/>
        </w:rPr>
        <w:t>express</w:t>
      </w:r>
      <w:r w:rsidR="005E22E2">
        <w:rPr>
          <w:rFonts w:ascii="Times New Roman" w:hAnsi="Times New Roman" w:cs="Times New Roman"/>
          <w:color w:val="000000"/>
        </w:rPr>
        <w:t xml:space="preserve"> </w:t>
      </w:r>
      <w:r w:rsidR="00023FE8">
        <w:rPr>
          <w:rFonts w:ascii="Times New Roman" w:hAnsi="Times New Roman" w:cs="Times New Roman"/>
          <w:color w:val="000000"/>
        </w:rPr>
        <w:t>PHS resistance</w:t>
      </w:r>
      <w:r w:rsidR="00E86005">
        <w:rPr>
          <w:rFonts w:ascii="Times New Roman" w:hAnsi="Times New Roman" w:cs="Times New Roman" w:hint="eastAsia"/>
          <w:color w:val="000000"/>
        </w:rPr>
        <w:t>.</w:t>
      </w:r>
      <w:r w:rsidRPr="007E3AAD">
        <w:rPr>
          <w:rFonts w:ascii="Times New Roman" w:hAnsi="Times New Roman" w:cs="Times New Roman"/>
          <w:color w:val="000000"/>
        </w:rPr>
        <w:t xml:space="preserve"> </w:t>
      </w:r>
      <w:r w:rsidR="005E22E2">
        <w:rPr>
          <w:rFonts w:ascii="Times New Roman" w:hAnsi="Times New Roman" w:cs="Times New Roman"/>
          <w:color w:val="000000"/>
        </w:rPr>
        <w:t xml:space="preserve">The PHS resistance comparing among different haplotypes </w:t>
      </w:r>
      <w:r w:rsidR="00B320D2">
        <w:rPr>
          <w:rFonts w:ascii="Times New Roman" w:hAnsi="Times New Roman" w:cs="Times New Roman" w:hint="eastAsia"/>
        </w:rPr>
        <w:t xml:space="preserve">are </w:t>
      </w:r>
      <w:r w:rsidR="005E22E2">
        <w:rPr>
          <w:rFonts w:ascii="Times New Roman" w:hAnsi="Times New Roman" w:cs="Times New Roman"/>
        </w:rPr>
        <w:t xml:space="preserve">more </w:t>
      </w:r>
      <w:r w:rsidR="00B320D2">
        <w:rPr>
          <w:rFonts w:ascii="Times New Roman" w:hAnsi="Times New Roman" w:cs="Times New Roman" w:hint="eastAsia"/>
        </w:rPr>
        <w:t xml:space="preserve">valuable </w:t>
      </w:r>
      <w:r w:rsidR="005E22E2">
        <w:rPr>
          <w:rFonts w:ascii="Times New Roman" w:hAnsi="Times New Roman" w:cs="Times New Roman"/>
        </w:rPr>
        <w:t xml:space="preserve">than single marker based association analysis </w:t>
      </w:r>
      <w:r w:rsidR="00B320D2">
        <w:rPr>
          <w:rFonts w:ascii="Times New Roman" w:hAnsi="Times New Roman" w:cs="Times New Roman" w:hint="eastAsia"/>
        </w:rPr>
        <w:t xml:space="preserve">for </w:t>
      </w:r>
      <w:proofErr w:type="spellStart"/>
      <w:r w:rsidR="005E22E2">
        <w:rPr>
          <w:rFonts w:ascii="Times New Roman" w:hAnsi="Times New Roman" w:cs="Times New Roman"/>
        </w:rPr>
        <w:t>germplasm</w:t>
      </w:r>
      <w:proofErr w:type="spellEnd"/>
      <w:r w:rsidR="005E22E2">
        <w:rPr>
          <w:rFonts w:ascii="Times New Roman" w:hAnsi="Times New Roman" w:cs="Times New Roman"/>
        </w:rPr>
        <w:t xml:space="preserve"> screening and evaluatin</w:t>
      </w:r>
      <w:r w:rsidR="0032362C">
        <w:rPr>
          <w:rFonts w:ascii="Times New Roman" w:hAnsi="Times New Roman" w:cs="Times New Roman"/>
        </w:rPr>
        <w:t xml:space="preserve">g to improve </w:t>
      </w:r>
      <w:r w:rsidR="009B2107" w:rsidRPr="007E3AAD">
        <w:rPr>
          <w:rFonts w:ascii="Times New Roman" w:hAnsi="Times New Roman" w:cs="Times New Roman"/>
        </w:rPr>
        <w:t>PHS resistance</w:t>
      </w:r>
      <w:r w:rsidRPr="007E3AAD">
        <w:rPr>
          <w:rFonts w:ascii="Times New Roman" w:hAnsi="Times New Roman" w:cs="Times New Roman"/>
        </w:rPr>
        <w:t xml:space="preserve">. </w:t>
      </w:r>
      <w:r w:rsidR="006F50DA">
        <w:rPr>
          <w:rFonts w:ascii="Times" w:hAnsi="Times" w:cs="Times"/>
          <w:color w:val="000000"/>
          <w:kern w:val="0"/>
          <w:sz w:val="20"/>
          <w:szCs w:val="20"/>
        </w:rPr>
        <w:t xml:space="preserve">This study provides not only a reliable functional </w:t>
      </w:r>
      <w:r w:rsidR="006F50DA">
        <w:rPr>
          <w:rFonts w:ascii="Times" w:hAnsi="Times" w:cs="Times" w:hint="eastAsia"/>
          <w:color w:val="000000"/>
          <w:kern w:val="0"/>
          <w:sz w:val="20"/>
          <w:szCs w:val="20"/>
        </w:rPr>
        <w:t>validation</w:t>
      </w:r>
      <w:r w:rsidR="006F50DA">
        <w:rPr>
          <w:rFonts w:ascii="Times" w:hAnsi="Times" w:cs="Times"/>
          <w:color w:val="000000"/>
          <w:kern w:val="0"/>
          <w:sz w:val="20"/>
          <w:szCs w:val="20"/>
        </w:rPr>
        <w:t xml:space="preserve"> for </w:t>
      </w:r>
      <w:r w:rsidR="006F50DA">
        <w:rPr>
          <w:rFonts w:ascii="Times" w:hAnsi="Times" w:cs="Times" w:hint="eastAsia"/>
          <w:color w:val="000000"/>
          <w:kern w:val="0"/>
          <w:sz w:val="20"/>
          <w:szCs w:val="20"/>
        </w:rPr>
        <w:t>casual variations in gene TaPHS1</w:t>
      </w:r>
      <w:r w:rsidR="006F50DA">
        <w:rPr>
          <w:rFonts w:ascii="Times" w:hAnsi="Times" w:cs="Times"/>
          <w:color w:val="000000"/>
          <w:kern w:val="0"/>
          <w:sz w:val="20"/>
          <w:szCs w:val="20"/>
        </w:rPr>
        <w:t xml:space="preserve">, but also gives novel information for a comprehensive understanding of </w:t>
      </w:r>
      <w:r w:rsidR="006F50DA">
        <w:rPr>
          <w:rFonts w:ascii="Times" w:hAnsi="Times" w:cs="Times" w:hint="eastAsia"/>
          <w:color w:val="000000"/>
          <w:kern w:val="0"/>
          <w:sz w:val="20"/>
          <w:szCs w:val="20"/>
        </w:rPr>
        <w:t xml:space="preserve">the </w:t>
      </w:r>
      <w:r w:rsidR="006F50DA">
        <w:rPr>
          <w:rFonts w:ascii="Times" w:hAnsi="Times" w:cs="Times"/>
          <w:color w:val="000000"/>
          <w:kern w:val="0"/>
          <w:sz w:val="20"/>
          <w:szCs w:val="20"/>
        </w:rPr>
        <w:t>com</w:t>
      </w:r>
      <w:r w:rsidR="006F50DA">
        <w:rPr>
          <w:rFonts w:ascii="Times" w:hAnsi="Times" w:cs="Times" w:hint="eastAsia"/>
          <w:color w:val="000000"/>
          <w:kern w:val="0"/>
          <w:sz w:val="20"/>
          <w:szCs w:val="20"/>
        </w:rPr>
        <w:t xml:space="preserve">binational effect of different casual mutations in gene TaPHS1 on wheat pre-harvest sprouting </w:t>
      </w:r>
      <w:r w:rsidR="00450C25">
        <w:rPr>
          <w:rFonts w:ascii="Times" w:hAnsi="Times" w:cs="Times"/>
          <w:color w:val="000000"/>
          <w:kern w:val="0"/>
          <w:sz w:val="20"/>
          <w:szCs w:val="20"/>
        </w:rPr>
        <w:t>tolerance</w:t>
      </w:r>
      <w:r w:rsidR="006F50DA">
        <w:rPr>
          <w:rFonts w:ascii="Times" w:hAnsi="Times" w:cs="Times"/>
          <w:color w:val="000000"/>
          <w:kern w:val="0"/>
          <w:sz w:val="20"/>
          <w:szCs w:val="20"/>
        </w:rPr>
        <w:t>.</w:t>
      </w:r>
    </w:p>
    <w:p w14:paraId="3340B39A" w14:textId="59257311" w:rsidR="00FD14D4" w:rsidRPr="00CB0559" w:rsidRDefault="00FD14D4" w:rsidP="006814D8">
      <w:pPr>
        <w:tabs>
          <w:tab w:val="left" w:pos="2835"/>
          <w:tab w:val="left" w:pos="2977"/>
          <w:tab w:val="left" w:pos="3402"/>
        </w:tabs>
        <w:ind w:rightChars="345" w:right="828" w:hanging="1"/>
        <w:contextualSpacing/>
        <w:rPr>
          <w:rFonts w:ascii="Times" w:eastAsia="Times New Roman" w:hAnsi="Times" w:cs="Times New Roman"/>
          <w:kern w:val="0"/>
          <w:sz w:val="20"/>
          <w:szCs w:val="20"/>
        </w:rPr>
      </w:pPr>
    </w:p>
    <w:p w14:paraId="67C856B4" w14:textId="79EE6434" w:rsidR="00023FE8" w:rsidRPr="00A94C9E" w:rsidRDefault="009B2107" w:rsidP="006814D8">
      <w:pPr>
        <w:tabs>
          <w:tab w:val="left" w:pos="2835"/>
          <w:tab w:val="left" w:pos="2977"/>
          <w:tab w:val="left" w:pos="3402"/>
        </w:tabs>
        <w:ind w:rightChars="345" w:right="828" w:hanging="1"/>
        <w:contextualSpacing/>
        <w:rPr>
          <w:rFonts w:ascii="Times New Roman" w:hAnsi="Times New Roman" w:cs="Times New Roman"/>
          <w:b/>
          <w:sz w:val="32"/>
          <w:szCs w:val="32"/>
        </w:rPr>
      </w:pPr>
      <w:r w:rsidRPr="00A94C9E">
        <w:rPr>
          <w:rFonts w:ascii="Times New Roman" w:hAnsi="Times New Roman" w:cs="Times New Roman"/>
          <w:b/>
          <w:sz w:val="32"/>
          <w:szCs w:val="32"/>
        </w:rPr>
        <w:t>K</w:t>
      </w:r>
      <w:r w:rsidR="00023FE8" w:rsidRPr="00A94C9E">
        <w:rPr>
          <w:rFonts w:ascii="Times New Roman" w:hAnsi="Times New Roman" w:cs="Times New Roman"/>
          <w:b/>
          <w:sz w:val="32"/>
          <w:szCs w:val="32"/>
        </w:rPr>
        <w:t>eyword</w:t>
      </w:r>
      <w:r w:rsidR="00F305D6" w:rsidRPr="00A94C9E">
        <w:rPr>
          <w:rFonts w:ascii="Times New Roman" w:hAnsi="Times New Roman" w:cs="Times New Roman"/>
          <w:b/>
          <w:sz w:val="32"/>
          <w:szCs w:val="32"/>
        </w:rPr>
        <w:t>s</w:t>
      </w:r>
      <w:r w:rsidRPr="00A94C9E">
        <w:rPr>
          <w:rFonts w:ascii="Times New Roman" w:hAnsi="Times New Roman" w:cs="Times New Roman" w:hint="eastAsia"/>
          <w:b/>
          <w:sz w:val="32"/>
          <w:szCs w:val="32"/>
        </w:rPr>
        <w:t>:</w:t>
      </w:r>
    </w:p>
    <w:p w14:paraId="49871D38" w14:textId="28DE8AAF" w:rsidR="009B2107" w:rsidRPr="007E3AAD" w:rsidRDefault="009B2107" w:rsidP="006814D8">
      <w:pPr>
        <w:tabs>
          <w:tab w:val="left" w:pos="2835"/>
          <w:tab w:val="left" w:pos="2977"/>
          <w:tab w:val="left" w:pos="3402"/>
        </w:tabs>
        <w:ind w:rightChars="345" w:right="828" w:hanging="1"/>
        <w:contextualSpacing/>
        <w:rPr>
          <w:rFonts w:ascii="Times New Roman" w:hAnsi="Times New Roman" w:cs="Times New Roman"/>
        </w:rPr>
      </w:pPr>
      <w:r>
        <w:rPr>
          <w:rFonts w:ascii="Times New Roman" w:hAnsi="Times New Roman" w:cs="Times New Roman" w:hint="eastAsia"/>
        </w:rPr>
        <w:t xml:space="preserve">Wheat, Pre-harvest sprouting, </w:t>
      </w:r>
      <w:r>
        <w:rPr>
          <w:rFonts w:ascii="Times New Roman" w:hAnsi="Times New Roman" w:cs="Times New Roman"/>
          <w:color w:val="000000"/>
        </w:rPr>
        <w:t xml:space="preserve">Seed </w:t>
      </w:r>
      <w:r w:rsidRPr="007E3AAD">
        <w:rPr>
          <w:rFonts w:ascii="Times New Roman" w:hAnsi="Times New Roman" w:cs="Times New Roman"/>
          <w:color w:val="000000"/>
        </w:rPr>
        <w:t>dormancy</w:t>
      </w:r>
      <w:r>
        <w:rPr>
          <w:rFonts w:ascii="Times New Roman" w:hAnsi="Times New Roman" w:cs="Times New Roman" w:hint="eastAsia"/>
          <w:color w:val="000000"/>
        </w:rPr>
        <w:t xml:space="preserve">, </w:t>
      </w:r>
      <w:r w:rsidRPr="00CB0559">
        <w:rPr>
          <w:rFonts w:ascii="Times New Roman" w:hAnsi="Times New Roman" w:cs="Times New Roman"/>
          <w:kern w:val="0"/>
        </w:rPr>
        <w:t>Quantitative trait loci</w:t>
      </w:r>
      <w:r>
        <w:rPr>
          <w:rFonts w:ascii="Times New Roman" w:hAnsi="Times New Roman" w:cs="Times New Roman" w:hint="eastAsia"/>
          <w:color w:val="000000"/>
        </w:rPr>
        <w:t xml:space="preserve">, </w:t>
      </w:r>
      <w:r>
        <w:rPr>
          <w:rFonts w:ascii="Times New Roman" w:hAnsi="Times New Roman" w:cs="Times New Roman"/>
          <w:color w:val="000000"/>
        </w:rPr>
        <w:t>Haplotype</w:t>
      </w:r>
      <w:r w:rsidR="00A94C9E">
        <w:rPr>
          <w:rFonts w:ascii="Times New Roman" w:hAnsi="Times New Roman" w:cs="Times New Roman" w:hint="eastAsia"/>
          <w:color w:val="000000"/>
        </w:rPr>
        <w:t>, Chromosome 3AS</w:t>
      </w:r>
    </w:p>
    <w:p w14:paraId="60F4829E" w14:textId="4010774A" w:rsidR="00441E62" w:rsidRDefault="00441E62" w:rsidP="006814D8">
      <w:pPr>
        <w:tabs>
          <w:tab w:val="left" w:pos="2835"/>
          <w:tab w:val="left" w:pos="2977"/>
          <w:tab w:val="left" w:pos="3402"/>
        </w:tabs>
        <w:ind w:rightChars="345" w:right="828" w:hanging="1"/>
        <w:contextualSpacing/>
        <w:rPr>
          <w:rFonts w:ascii="Times New Roman" w:hAnsi="Times New Roman" w:cs="Times New Roman"/>
          <w:b/>
          <w:sz w:val="32"/>
          <w:szCs w:val="32"/>
        </w:rPr>
      </w:pPr>
      <w:r>
        <w:rPr>
          <w:rFonts w:ascii="Times New Roman" w:hAnsi="Times New Roman" w:cs="Times New Roman"/>
          <w:b/>
          <w:sz w:val="32"/>
          <w:szCs w:val="32"/>
        </w:rPr>
        <w:br w:type="page"/>
      </w:r>
    </w:p>
    <w:p w14:paraId="52BD2FFE" w14:textId="77777777" w:rsidR="00FD14D4" w:rsidRDefault="00FD14D4" w:rsidP="006814D8">
      <w:pPr>
        <w:tabs>
          <w:tab w:val="left" w:pos="2835"/>
          <w:tab w:val="left" w:pos="2977"/>
          <w:tab w:val="left" w:pos="3402"/>
        </w:tabs>
        <w:ind w:rightChars="345" w:right="828" w:hanging="1"/>
        <w:contextualSpacing/>
        <w:rPr>
          <w:rFonts w:ascii="Times New Roman" w:hAnsi="Times New Roman" w:cs="Times New Roman"/>
          <w:b/>
          <w:sz w:val="32"/>
          <w:szCs w:val="32"/>
        </w:rPr>
      </w:pPr>
    </w:p>
    <w:p w14:paraId="3794E504" w14:textId="3DF9AC5D" w:rsidR="00E569AF" w:rsidRPr="005A16D3" w:rsidRDefault="00FB301E" w:rsidP="006814D8">
      <w:pPr>
        <w:tabs>
          <w:tab w:val="left" w:pos="2835"/>
          <w:tab w:val="left" w:pos="2977"/>
          <w:tab w:val="left" w:pos="3402"/>
        </w:tabs>
        <w:ind w:rightChars="345" w:right="828" w:hanging="1"/>
        <w:contextualSpacing/>
        <w:rPr>
          <w:rFonts w:ascii="Times New Roman" w:hAnsi="Times New Roman" w:cs="Times New Roman"/>
          <w:b/>
          <w:sz w:val="32"/>
          <w:szCs w:val="32"/>
        </w:rPr>
      </w:pPr>
      <w:commentRangeStart w:id="53"/>
      <w:r w:rsidRPr="005A16D3">
        <w:rPr>
          <w:rFonts w:ascii="Times New Roman" w:hAnsi="Times New Roman" w:cs="Times New Roman"/>
          <w:b/>
          <w:sz w:val="32"/>
          <w:szCs w:val="32"/>
        </w:rPr>
        <w:t>Introduction</w:t>
      </w:r>
      <w:commentRangeEnd w:id="53"/>
      <w:r w:rsidR="0022007A">
        <w:rPr>
          <w:rStyle w:val="ab"/>
        </w:rPr>
        <w:commentReference w:id="53"/>
      </w:r>
    </w:p>
    <w:p w14:paraId="59069FA6" w14:textId="77777777" w:rsidR="00140221" w:rsidRDefault="00B62C59" w:rsidP="006814D8">
      <w:pPr>
        <w:spacing w:line="360" w:lineRule="auto"/>
        <w:rPr>
          <w:rFonts w:ascii="Times New Roman" w:eastAsia="Times New Roman" w:hAnsi="Times New Roman" w:cs="Times New Roman"/>
          <w:color w:val="000000"/>
          <w:shd w:val="clear" w:color="auto" w:fill="FFFFFF"/>
        </w:rPr>
      </w:pPr>
      <w:r>
        <w:rPr>
          <w:rFonts w:ascii="Times New Roman" w:hAnsi="Times New Roman" w:cs="Times New Roman"/>
          <w:color w:val="000000"/>
        </w:rPr>
        <w:t>Pre-harvest sprouting (PHS) is known as seed g</w:t>
      </w:r>
      <w:r w:rsidR="002005A0">
        <w:rPr>
          <w:rFonts w:ascii="Times New Roman" w:hAnsi="Times New Roman" w:cs="Times New Roman"/>
          <w:color w:val="000000"/>
        </w:rPr>
        <w:t>erminat</w:t>
      </w:r>
      <w:r>
        <w:rPr>
          <w:rFonts w:ascii="Times New Roman" w:hAnsi="Times New Roman" w:cs="Times New Roman"/>
          <w:color w:val="000000"/>
        </w:rPr>
        <w:t>ion in spikes before harvest</w:t>
      </w:r>
      <w:r w:rsidR="006867DE">
        <w:rPr>
          <w:rFonts w:ascii="Times New Roman" w:eastAsia="Times New Roman" w:hAnsi="Times New Roman" w:cs="Times New Roman" w:hint="eastAsia"/>
          <w:color w:val="000000"/>
          <w:shd w:val="clear" w:color="auto" w:fill="FFFFFF"/>
        </w:rPr>
        <w:t xml:space="preserve"> </w:t>
      </w:r>
      <w:r w:rsidR="005C6A37" w:rsidRPr="007C1DDE">
        <w:rPr>
          <w:rFonts w:ascii="Times New Roman" w:hAnsi="Times New Roman" w:cs="Times New Roman"/>
          <w:color w:val="000000"/>
        </w:rPr>
        <w:t>when physiolog</w:t>
      </w:r>
      <w:r w:rsidR="006867DE">
        <w:rPr>
          <w:rFonts w:ascii="Times New Roman" w:hAnsi="Times New Roman" w:cs="Times New Roman"/>
          <w:color w:val="000000"/>
        </w:rPr>
        <w:t>ically</w:t>
      </w:r>
      <w:r w:rsidR="005C6A37" w:rsidRPr="007C1DDE">
        <w:rPr>
          <w:rFonts w:ascii="Times New Roman" w:hAnsi="Times New Roman" w:cs="Times New Roman"/>
          <w:color w:val="000000"/>
        </w:rPr>
        <w:t xml:space="preserve"> maturated spikes experience</w:t>
      </w:r>
      <w:r w:rsidR="005C6A37" w:rsidRPr="007C1DDE">
        <w:rPr>
          <w:rFonts w:ascii="Times New Roman" w:eastAsia="Times New Roman" w:hAnsi="Times New Roman" w:cs="Times New Roman"/>
          <w:color w:val="000000"/>
          <w:shd w:val="clear" w:color="auto" w:fill="FFFFFF"/>
        </w:rPr>
        <w:t xml:space="preserve"> humid</w:t>
      </w:r>
      <w:r w:rsidR="006867DE">
        <w:rPr>
          <w:rFonts w:ascii="Times New Roman" w:eastAsia="Times New Roman" w:hAnsi="Times New Roman" w:cs="Times New Roman"/>
          <w:color w:val="000000"/>
          <w:shd w:val="clear" w:color="auto" w:fill="FFFFFF"/>
        </w:rPr>
        <w:t xml:space="preserve"> and</w:t>
      </w:r>
      <w:r w:rsidR="005C6A37" w:rsidRPr="007C1DDE">
        <w:rPr>
          <w:rFonts w:ascii="Times New Roman" w:eastAsia="Times New Roman" w:hAnsi="Times New Roman" w:cs="Times New Roman"/>
          <w:color w:val="000000"/>
          <w:shd w:val="clear" w:color="auto" w:fill="FFFFFF"/>
        </w:rPr>
        <w:t xml:space="preserve"> wet weather conditions</w:t>
      </w:r>
      <w:r w:rsidR="00F131AB">
        <w:rPr>
          <w:rFonts w:ascii="Times New Roman" w:eastAsia="Times New Roman" w:hAnsi="Times New Roman" w:cs="Times New Roman"/>
          <w:color w:val="000000"/>
          <w:shd w:val="clear" w:color="auto" w:fill="FFFFFF"/>
        </w:rPr>
        <w:t xml:space="preserve"> in the field</w:t>
      </w:r>
      <w:r w:rsidR="005C6A37" w:rsidRPr="007C1DDE">
        <w:rPr>
          <w:rFonts w:ascii="Times New Roman" w:hAnsi="Times New Roman" w:cs="Times New Roman"/>
          <w:color w:val="000000"/>
        </w:rPr>
        <w:t xml:space="preserve"> </w:t>
      </w:r>
      <w:r w:rsidR="005C6A37" w:rsidRPr="007C1DDE">
        <w:rPr>
          <w:rFonts w:ascii="Times New Roman" w:hAnsi="Times New Roman" w:cs="Times New Roman"/>
          <w:color w:val="000000"/>
        </w:rPr>
        <w:fldChar w:fldCharType="begin">
          <w:fldData xml:space="preserve">PEVuZE5vdGU+PENpdGU+PEF1dGhvcj5MaTwvQXV0aG9yPjxZZWFyPjIwMDQ8L1llYXI+PFJlY051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</w:fldData>
        </w:fldChar>
      </w:r>
      <w:r w:rsidR="001D264F">
        <w:rPr>
          <w:rFonts w:ascii="Times New Roman" w:hAnsi="Times New Roman" w:cs="Times New Roman"/>
          <w:color w:val="000000"/>
        </w:rPr>
        <w:instrText xml:space="preserve"> ADDIN EN.CITE </w:instrText>
      </w:r>
      <w:r w:rsidR="001D264F">
        <w:rPr>
          <w:rFonts w:ascii="Times New Roman" w:hAnsi="Times New Roman" w:cs="Times New Roman"/>
          <w:color w:val="000000"/>
        </w:rPr>
        <w:fldChar w:fldCharType="begin">
          <w:fldData xml:space="preserve">PEVuZE5vdGU+PENpdGU+PEF1dGhvcj5MaTwvQXV0aG9yPjxZZWFyPjIwMDQ8L1llYXI+PFJlY051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</w:fldData>
        </w:fldChar>
      </w:r>
      <w:r w:rsidR="001D264F">
        <w:rPr>
          <w:rFonts w:ascii="Times New Roman" w:hAnsi="Times New Roman" w:cs="Times New Roman"/>
          <w:color w:val="000000"/>
        </w:rPr>
        <w:instrText xml:space="preserve"> ADDIN EN.CITE.DATA </w:instrText>
      </w:r>
      <w:r w:rsidR="001D264F">
        <w:rPr>
          <w:rFonts w:ascii="Times New Roman" w:hAnsi="Times New Roman" w:cs="Times New Roman"/>
          <w:color w:val="000000"/>
        </w:rPr>
      </w:r>
      <w:r w:rsidR="001D264F">
        <w:rPr>
          <w:rFonts w:ascii="Times New Roman" w:hAnsi="Times New Roman" w:cs="Times New Roman"/>
          <w:color w:val="000000"/>
        </w:rPr>
        <w:fldChar w:fldCharType="end"/>
      </w:r>
      <w:r w:rsidR="005C6A37" w:rsidRPr="007C1DDE">
        <w:rPr>
          <w:rFonts w:ascii="Times New Roman" w:hAnsi="Times New Roman" w:cs="Times New Roman"/>
          <w:color w:val="000000"/>
        </w:rPr>
      </w:r>
      <w:r w:rsidR="005C6A37" w:rsidRPr="007C1DDE">
        <w:rPr>
          <w:rFonts w:ascii="Times New Roman" w:hAnsi="Times New Roman" w:cs="Times New Roman"/>
          <w:color w:val="000000"/>
        </w:rPr>
        <w:fldChar w:fldCharType="separate"/>
      </w:r>
      <w:r w:rsidR="001D264F">
        <w:rPr>
          <w:rFonts w:ascii="Times New Roman" w:hAnsi="Times New Roman" w:cs="Times New Roman"/>
          <w:noProof/>
          <w:color w:val="000000"/>
        </w:rPr>
        <w:t>(</w:t>
      </w:r>
      <w:r w:rsidR="001D264F" w:rsidRPr="001D264F">
        <w:rPr>
          <w:rFonts w:ascii="Times New Roman" w:hAnsi="Times New Roman" w:cs="Times New Roman"/>
          <w:smallCaps/>
          <w:noProof/>
          <w:color w:val="000000"/>
        </w:rPr>
        <w:t>Li</w:t>
      </w:r>
      <w:r w:rsidR="001D264F" w:rsidRPr="001D264F">
        <w:rPr>
          <w:rFonts w:ascii="Times New Roman" w:hAnsi="Times New Roman" w:cs="Times New Roman"/>
          <w:i/>
          <w:noProof/>
          <w:color w:val="000000"/>
        </w:rPr>
        <w:t xml:space="preserve"> et al.</w:t>
      </w:r>
      <w:r w:rsidR="001D264F">
        <w:rPr>
          <w:rFonts w:ascii="Times New Roman" w:hAnsi="Times New Roman" w:cs="Times New Roman"/>
          <w:noProof/>
          <w:color w:val="000000"/>
        </w:rPr>
        <w:t xml:space="preserve"> 2004; </w:t>
      </w:r>
      <w:r w:rsidR="001D264F" w:rsidRPr="001D264F">
        <w:rPr>
          <w:rFonts w:ascii="Times New Roman" w:hAnsi="Times New Roman" w:cs="Times New Roman"/>
          <w:smallCaps/>
          <w:noProof/>
          <w:color w:val="000000"/>
        </w:rPr>
        <w:t>Cabral</w:t>
      </w:r>
      <w:r w:rsidR="001D264F" w:rsidRPr="001D264F">
        <w:rPr>
          <w:rFonts w:ascii="Times New Roman" w:hAnsi="Times New Roman" w:cs="Times New Roman"/>
          <w:i/>
          <w:noProof/>
          <w:color w:val="000000"/>
        </w:rPr>
        <w:t xml:space="preserve"> et al.</w:t>
      </w:r>
      <w:r w:rsidR="001D264F">
        <w:rPr>
          <w:rFonts w:ascii="Times New Roman" w:hAnsi="Times New Roman" w:cs="Times New Roman"/>
          <w:noProof/>
          <w:color w:val="000000"/>
        </w:rPr>
        <w:t xml:space="preserve"> 2014; </w:t>
      </w:r>
      <w:r w:rsidR="001D264F" w:rsidRPr="001D264F">
        <w:rPr>
          <w:rFonts w:ascii="Times New Roman" w:hAnsi="Times New Roman" w:cs="Times New Roman"/>
          <w:smallCaps/>
          <w:noProof/>
          <w:color w:val="000000"/>
        </w:rPr>
        <w:t>Mares</w:t>
      </w:r>
      <w:r w:rsidR="001D264F">
        <w:rPr>
          <w:rFonts w:ascii="Times New Roman" w:hAnsi="Times New Roman" w:cs="Times New Roman"/>
          <w:noProof/>
          <w:color w:val="000000"/>
        </w:rPr>
        <w:t xml:space="preserve"> and </w:t>
      </w:r>
      <w:r w:rsidR="001D264F" w:rsidRPr="001D264F">
        <w:rPr>
          <w:rFonts w:ascii="Times New Roman" w:hAnsi="Times New Roman" w:cs="Times New Roman"/>
          <w:smallCaps/>
          <w:noProof/>
          <w:color w:val="000000"/>
        </w:rPr>
        <w:t>Mrva</w:t>
      </w:r>
      <w:r w:rsidR="001D264F">
        <w:rPr>
          <w:rFonts w:ascii="Times New Roman" w:hAnsi="Times New Roman" w:cs="Times New Roman"/>
          <w:noProof/>
          <w:color w:val="000000"/>
        </w:rPr>
        <w:t xml:space="preserve"> 2014)</w:t>
      </w:r>
      <w:r w:rsidR="005C6A37" w:rsidRPr="007C1DDE">
        <w:rPr>
          <w:rFonts w:ascii="Times New Roman" w:hAnsi="Times New Roman" w:cs="Times New Roman"/>
          <w:color w:val="000000"/>
        </w:rPr>
        <w:fldChar w:fldCharType="end"/>
      </w:r>
      <w:r w:rsidR="005C6A37" w:rsidRPr="007C1DDE">
        <w:rPr>
          <w:rFonts w:ascii="Times New Roman" w:hAnsi="Times New Roman" w:cs="Times New Roman"/>
          <w:color w:val="000000"/>
        </w:rPr>
        <w:t>.</w:t>
      </w:r>
      <w:r w:rsidR="005C6A37">
        <w:rPr>
          <w:rFonts w:ascii="Times New Roman" w:hAnsi="Times New Roman" w:cs="Times New Roman" w:hint="eastAsia"/>
          <w:color w:val="000000"/>
        </w:rPr>
        <w:t xml:space="preserve"> </w:t>
      </w:r>
      <w:r w:rsidR="00F131AB">
        <w:rPr>
          <w:rFonts w:ascii="Times New Roman" w:hAnsi="Times New Roman" w:cs="Times New Roman"/>
          <w:color w:val="000000"/>
        </w:rPr>
        <w:t>PHS could cause</w:t>
      </w:r>
      <w:r w:rsidR="00F131AB" w:rsidRPr="009D57BA">
        <w:rPr>
          <w:rFonts w:ascii="Times New Roman" w:hAnsi="Times New Roman" w:cs="Times New Roman"/>
          <w:color w:val="000000"/>
        </w:rPr>
        <w:t xml:space="preserve"> significant loss</w:t>
      </w:r>
      <w:r w:rsidR="00F131AB">
        <w:rPr>
          <w:rFonts w:ascii="Times New Roman" w:hAnsi="Times New Roman" w:cs="Times New Roman"/>
          <w:color w:val="000000"/>
        </w:rPr>
        <w:t>es</w:t>
      </w:r>
      <w:r w:rsidR="00F131AB" w:rsidRPr="009D57BA">
        <w:rPr>
          <w:rFonts w:ascii="Times New Roman" w:hAnsi="Times New Roman" w:cs="Times New Roman"/>
          <w:color w:val="000000"/>
        </w:rPr>
        <w:t xml:space="preserve"> </w:t>
      </w:r>
      <w:r w:rsidR="00963B93">
        <w:rPr>
          <w:rFonts w:ascii="Times New Roman" w:hAnsi="Times New Roman" w:cs="Times New Roman" w:hint="eastAsia"/>
          <w:color w:val="000000"/>
        </w:rPr>
        <w:t>of</w:t>
      </w:r>
      <w:r w:rsidR="001377EE">
        <w:rPr>
          <w:rFonts w:ascii="Times New Roman" w:hAnsi="Times New Roman" w:cs="Times New Roman"/>
          <w:color w:val="000000"/>
        </w:rPr>
        <w:t xml:space="preserve"> </w:t>
      </w:r>
      <w:r w:rsidR="001377EE">
        <w:rPr>
          <w:rFonts w:ascii="Times New Roman" w:hAnsi="Times New Roman" w:cs="Times New Roman" w:hint="eastAsia"/>
          <w:color w:val="000000"/>
        </w:rPr>
        <w:t xml:space="preserve">grain </w:t>
      </w:r>
      <w:r w:rsidR="001377EE">
        <w:rPr>
          <w:rFonts w:ascii="Times New Roman" w:hAnsi="Times New Roman" w:cs="Times New Roman"/>
          <w:color w:val="000000"/>
        </w:rPr>
        <w:t xml:space="preserve">yield and </w:t>
      </w:r>
      <w:r w:rsidR="00963B93">
        <w:rPr>
          <w:rFonts w:ascii="Times New Roman" w:hAnsi="Times New Roman" w:cs="Times New Roman" w:hint="eastAsia"/>
          <w:color w:val="000000"/>
        </w:rPr>
        <w:t>end-</w:t>
      </w:r>
      <w:r w:rsidR="001377EE">
        <w:rPr>
          <w:rFonts w:ascii="Times New Roman" w:hAnsi="Times New Roman" w:cs="Times New Roman" w:hint="eastAsia"/>
          <w:color w:val="000000"/>
        </w:rPr>
        <w:t>use</w:t>
      </w:r>
      <w:r w:rsidR="001377EE">
        <w:rPr>
          <w:rFonts w:ascii="Times New Roman" w:hAnsi="Times New Roman" w:cs="Times New Roman"/>
          <w:color w:val="000000"/>
        </w:rPr>
        <w:t xml:space="preserve"> quality</w:t>
      </w:r>
      <w:r w:rsidR="001377EE">
        <w:rPr>
          <w:rFonts w:ascii="Times New Roman" w:hAnsi="Times New Roman" w:cs="Times New Roman" w:hint="eastAsia"/>
          <w:color w:val="000000"/>
        </w:rPr>
        <w:t xml:space="preserve"> to</w:t>
      </w:r>
      <w:r w:rsidR="001377EE" w:rsidRPr="009D57BA">
        <w:rPr>
          <w:rFonts w:ascii="Times New Roman" w:hAnsi="Times New Roman" w:cs="Times New Roman"/>
          <w:color w:val="000000"/>
        </w:rPr>
        <w:t xml:space="preserve"> </w:t>
      </w:r>
      <w:r w:rsidR="001377EE">
        <w:rPr>
          <w:rFonts w:ascii="Times New Roman" w:hAnsi="Times New Roman" w:cs="Times New Roman" w:hint="eastAsia"/>
          <w:color w:val="000000"/>
        </w:rPr>
        <w:t xml:space="preserve">wheat </w:t>
      </w:r>
      <w:r w:rsidR="00F131AB">
        <w:rPr>
          <w:rFonts w:ascii="Times New Roman" w:hAnsi="Times New Roman" w:cs="Times New Roman"/>
          <w:color w:val="000000"/>
        </w:rPr>
        <w:t>farmers and processing industries</w:t>
      </w:r>
      <w:r w:rsidR="00963B93">
        <w:rPr>
          <w:rFonts w:ascii="Times New Roman" w:hAnsi="Times New Roman" w:cs="Times New Roman" w:hint="eastAsia"/>
          <w:color w:val="000000"/>
        </w:rPr>
        <w:t xml:space="preserve"> </w:t>
      </w:r>
      <w:r w:rsidR="00963B93">
        <w:rPr>
          <w:rFonts w:ascii="Times" w:hAnsi="Times" w:cs="Times" w:hint="eastAsia"/>
          <w:kern w:val="0"/>
          <w:sz w:val="26"/>
          <w:szCs w:val="26"/>
        </w:rPr>
        <w:t>because of</w:t>
      </w:r>
      <w:r w:rsidR="00963B93">
        <w:rPr>
          <w:rFonts w:ascii="Times" w:hAnsi="Times" w:cs="Times"/>
          <w:kern w:val="0"/>
          <w:sz w:val="26"/>
          <w:szCs w:val="26"/>
        </w:rPr>
        <w:t xml:space="preserve"> the degradation of starch and protein</w:t>
      </w:r>
      <w:r w:rsidR="00963B93">
        <w:rPr>
          <w:rFonts w:ascii="Times" w:hAnsi="Times" w:cs="Times" w:hint="eastAsia"/>
          <w:kern w:val="0"/>
          <w:sz w:val="26"/>
          <w:szCs w:val="26"/>
        </w:rPr>
        <w:t xml:space="preserve"> in germinated grains </w:t>
      </w:r>
      <w:r w:rsidR="00963B93">
        <w:rPr>
          <w:rFonts w:ascii="Times" w:hAnsi="Times" w:cs="Times"/>
          <w:kern w:val="0"/>
          <w:sz w:val="26"/>
          <w:szCs w:val="26"/>
        </w:rPr>
        <w:fldChar w:fldCharType="begin">
          <w:fldData xml:space="preserve">PEVuZE5vdGU+PENpdGU+PEF1dGhvcj5GbGludGhhbTwvQXV0aG9yPjxZZWFyPjIwMDA8L1llYXI+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</w:fldData>
        </w:fldChar>
      </w:r>
      <w:r w:rsidR="005505ED">
        <w:rPr>
          <w:rFonts w:ascii="Times" w:hAnsi="Times" w:cs="Times"/>
          <w:kern w:val="0"/>
          <w:sz w:val="26"/>
          <w:szCs w:val="26"/>
        </w:rPr>
        <w:instrText xml:space="preserve"> ADDIN EN.CITE </w:instrText>
      </w:r>
      <w:r w:rsidR="005505ED">
        <w:rPr>
          <w:rFonts w:ascii="Times" w:hAnsi="Times" w:cs="Times"/>
          <w:kern w:val="0"/>
          <w:sz w:val="26"/>
          <w:szCs w:val="26"/>
        </w:rPr>
        <w:fldChar w:fldCharType="begin">
          <w:fldData xml:space="preserve">PEVuZE5vdGU+PENpdGU+PEF1dGhvcj5GbGludGhhbTwvQXV0aG9yPjxZZWFyPjIwMDA8L1llYXI+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</w:fldData>
        </w:fldChar>
      </w:r>
      <w:r w:rsidR="005505ED">
        <w:rPr>
          <w:rFonts w:ascii="Times" w:hAnsi="Times" w:cs="Times"/>
          <w:kern w:val="0"/>
          <w:sz w:val="26"/>
          <w:szCs w:val="26"/>
        </w:rPr>
        <w:instrText xml:space="preserve"> ADDIN EN.CITE.DATA </w:instrText>
      </w:r>
      <w:r w:rsidR="005505ED">
        <w:rPr>
          <w:rFonts w:ascii="Times" w:hAnsi="Times" w:cs="Times"/>
          <w:kern w:val="0"/>
          <w:sz w:val="26"/>
          <w:szCs w:val="26"/>
        </w:rPr>
      </w:r>
      <w:r w:rsidR="005505ED">
        <w:rPr>
          <w:rFonts w:ascii="Times" w:hAnsi="Times" w:cs="Times"/>
          <w:kern w:val="0"/>
          <w:sz w:val="26"/>
          <w:szCs w:val="26"/>
        </w:rPr>
        <w:fldChar w:fldCharType="end"/>
      </w:r>
      <w:r w:rsidR="00963B93">
        <w:rPr>
          <w:rFonts w:ascii="Times" w:hAnsi="Times" w:cs="Times"/>
          <w:kern w:val="0"/>
          <w:sz w:val="26"/>
          <w:szCs w:val="26"/>
        </w:rPr>
      </w:r>
      <w:r w:rsidR="00963B93">
        <w:rPr>
          <w:rFonts w:ascii="Times" w:hAnsi="Times" w:cs="Times"/>
          <w:kern w:val="0"/>
          <w:sz w:val="26"/>
          <w:szCs w:val="26"/>
        </w:rPr>
        <w:fldChar w:fldCharType="separate"/>
      </w:r>
      <w:r w:rsidR="00F13371">
        <w:rPr>
          <w:rFonts w:ascii="Times" w:hAnsi="Times" w:cs="Times"/>
          <w:noProof/>
          <w:kern w:val="0"/>
          <w:sz w:val="26"/>
          <w:szCs w:val="26"/>
        </w:rPr>
        <w:t>(</w:t>
      </w:r>
      <w:r w:rsidR="00F13371" w:rsidRPr="00F13371">
        <w:rPr>
          <w:rFonts w:ascii="Times" w:hAnsi="Times" w:cs="Times"/>
          <w:smallCaps/>
          <w:noProof/>
          <w:kern w:val="0"/>
          <w:sz w:val="26"/>
          <w:szCs w:val="26"/>
        </w:rPr>
        <w:t>Flintham</w:t>
      </w:r>
      <w:r w:rsidR="00F13371">
        <w:rPr>
          <w:rFonts w:ascii="Times" w:hAnsi="Times" w:cs="Times"/>
          <w:noProof/>
          <w:kern w:val="0"/>
          <w:sz w:val="26"/>
          <w:szCs w:val="26"/>
        </w:rPr>
        <w:t xml:space="preserve"> 2000; </w:t>
      </w:r>
      <w:r w:rsidR="00F13371" w:rsidRPr="00F13371">
        <w:rPr>
          <w:rFonts w:ascii="Times" w:hAnsi="Times" w:cs="Times"/>
          <w:smallCaps/>
          <w:noProof/>
          <w:kern w:val="0"/>
          <w:sz w:val="26"/>
          <w:szCs w:val="26"/>
        </w:rPr>
        <w:t>Shorinola</w:t>
      </w:r>
      <w:r w:rsidR="00F13371" w:rsidRPr="00F13371">
        <w:rPr>
          <w:rFonts w:ascii="Times" w:hAnsi="Times" w:cs="Times"/>
          <w:i/>
          <w:noProof/>
          <w:kern w:val="0"/>
          <w:sz w:val="26"/>
          <w:szCs w:val="26"/>
        </w:rPr>
        <w:t xml:space="preserve"> et al.</w:t>
      </w:r>
      <w:r w:rsidR="00F13371">
        <w:rPr>
          <w:rFonts w:ascii="Times" w:hAnsi="Times" w:cs="Times"/>
          <w:noProof/>
          <w:kern w:val="0"/>
          <w:sz w:val="26"/>
          <w:szCs w:val="26"/>
        </w:rPr>
        <w:t xml:space="preserve"> 2016)</w:t>
      </w:r>
      <w:r w:rsidR="00963B93">
        <w:rPr>
          <w:rFonts w:ascii="Times" w:hAnsi="Times" w:cs="Times"/>
          <w:kern w:val="0"/>
          <w:sz w:val="26"/>
          <w:szCs w:val="26"/>
        </w:rPr>
        <w:fldChar w:fldCharType="end"/>
      </w:r>
      <w:r w:rsidR="00963B93">
        <w:rPr>
          <w:rFonts w:ascii="Times" w:hAnsi="Times" w:cs="Times" w:hint="eastAsia"/>
          <w:kern w:val="0"/>
          <w:sz w:val="26"/>
          <w:szCs w:val="26"/>
        </w:rPr>
        <w:t>.</w:t>
      </w:r>
      <w:r w:rsidR="00A31570">
        <w:rPr>
          <w:rFonts w:ascii="Times" w:hAnsi="Times" w:cs="Times" w:hint="eastAsia"/>
          <w:kern w:val="0"/>
          <w:sz w:val="26"/>
          <w:szCs w:val="26"/>
        </w:rPr>
        <w:t xml:space="preserve"> </w:t>
      </w:r>
      <w:r w:rsidR="00067D3E" w:rsidRPr="00067D3E">
        <w:rPr>
          <w:rFonts w:ascii="Times" w:hAnsi="Times" w:cs="Times"/>
          <w:kern w:val="0"/>
          <w:sz w:val="26"/>
          <w:szCs w:val="26"/>
        </w:rPr>
        <w:t>The economic losses</w:t>
      </w:r>
      <w:r w:rsidR="00067D3E">
        <w:rPr>
          <w:rFonts w:ascii="Times" w:hAnsi="Times" w:cs="Times"/>
          <w:kern w:val="0"/>
          <w:sz w:val="26"/>
          <w:szCs w:val="26"/>
        </w:rPr>
        <w:t xml:space="preserve"> of PHS </w:t>
      </w:r>
      <w:r w:rsidR="00067D3E" w:rsidRPr="00067D3E">
        <w:rPr>
          <w:rFonts w:ascii="Times" w:hAnsi="Times" w:cs="Times"/>
          <w:kern w:val="0"/>
          <w:sz w:val="26"/>
          <w:szCs w:val="26"/>
        </w:rPr>
        <w:t xml:space="preserve">have </w:t>
      </w:r>
      <w:r w:rsidR="00067D3E">
        <w:rPr>
          <w:rFonts w:ascii="Times" w:hAnsi="Times" w:cs="Times"/>
          <w:kern w:val="0"/>
          <w:sz w:val="26"/>
          <w:szCs w:val="26"/>
        </w:rPr>
        <w:t xml:space="preserve">been widely recognized </w:t>
      </w:r>
      <w:r w:rsidR="00067D3E">
        <w:rPr>
          <w:rFonts w:ascii="Times" w:hAnsi="Times" w:cs="Times" w:hint="eastAsia"/>
          <w:kern w:val="0"/>
          <w:sz w:val="26"/>
          <w:szCs w:val="26"/>
        </w:rPr>
        <w:t xml:space="preserve">from all the major wheat producing regions </w:t>
      </w:r>
      <w:r w:rsidR="00067D3E" w:rsidRPr="00067D3E">
        <w:rPr>
          <w:rFonts w:ascii="Times" w:hAnsi="Times" w:cs="Times"/>
          <w:kern w:val="0"/>
          <w:sz w:val="26"/>
          <w:szCs w:val="26"/>
        </w:rPr>
        <w:t>throughout the world.</w:t>
      </w:r>
      <w:r w:rsidR="00067D3E">
        <w:rPr>
          <w:rFonts w:ascii="Times" w:hAnsi="Times" w:cs="Times" w:hint="eastAsia"/>
          <w:kern w:val="0"/>
          <w:sz w:val="26"/>
          <w:szCs w:val="26"/>
        </w:rPr>
        <w:t xml:space="preserve"> </w:t>
      </w:r>
      <w:r w:rsidR="00067D3E" w:rsidRPr="00CD1682">
        <w:rPr>
          <w:rFonts w:ascii="Times" w:eastAsia="Times New Roman" w:hAnsi="Times" w:cs="Times New Roman"/>
          <w:kern w:val="0"/>
          <w:sz w:val="20"/>
          <w:szCs w:val="20"/>
        </w:rPr>
        <w:t>Direct annual losses caused by PHS worldwide can reach up to the US $1 billion (</w:t>
      </w:r>
      <w:r w:rsidR="00140FEE">
        <w:rPr>
          <w:rFonts w:ascii="Times" w:eastAsia="Times New Roman" w:hAnsi="Times" w:cs="Times New Roman" w:hint="eastAsia"/>
          <w:kern w:val="0"/>
          <w:sz w:val="20"/>
          <w:szCs w:val="20"/>
        </w:rPr>
        <w:t>Black</w:t>
      </w:r>
      <w:r w:rsidR="00067D3E">
        <w:rPr>
          <w:rFonts w:ascii="Times" w:eastAsia="Times New Roman" w:hAnsi="Times" w:cs="Times New Roman" w:hint="eastAsia"/>
          <w:kern w:val="0"/>
          <w:sz w:val="20"/>
          <w:szCs w:val="20"/>
        </w:rPr>
        <w:t xml:space="preserve"> </w:t>
      </w:r>
      <w:r w:rsidR="00067D3E" w:rsidRPr="006814D8">
        <w:rPr>
          <w:rFonts w:ascii="Times" w:eastAsia="Times New Roman" w:hAnsi="Times" w:cs="Times New Roman"/>
          <w:i/>
          <w:kern w:val="0"/>
          <w:sz w:val="20"/>
          <w:szCs w:val="20"/>
        </w:rPr>
        <w:t>et al.</w:t>
      </w:r>
      <w:r w:rsidR="00067D3E" w:rsidRPr="00CD1682">
        <w:rPr>
          <w:rFonts w:ascii="Times" w:eastAsia="Times New Roman" w:hAnsi="Times" w:cs="Times New Roman"/>
          <w:kern w:val="0"/>
          <w:sz w:val="20"/>
          <w:szCs w:val="20"/>
        </w:rPr>
        <w:t xml:space="preserve"> 2006).</w:t>
      </w:r>
      <w:r w:rsidR="00067D3E">
        <w:rPr>
          <w:rFonts w:ascii="Times" w:eastAsia="Times New Roman" w:hAnsi="Times" w:cs="Times New Roman" w:hint="eastAsia"/>
          <w:kern w:val="0"/>
          <w:sz w:val="20"/>
          <w:szCs w:val="20"/>
        </w:rPr>
        <w:t xml:space="preserve"> For example, </w:t>
      </w:r>
      <w:r w:rsidR="00F131AB" w:rsidRPr="007C1DDE">
        <w:rPr>
          <w:rFonts w:ascii="Times New Roman" w:eastAsia="Times New Roman" w:hAnsi="Times New Roman" w:cs="Times New Roman"/>
          <w:color w:val="000000"/>
          <w:shd w:val="clear" w:color="auto" w:fill="FFFFFF"/>
        </w:rPr>
        <w:t xml:space="preserve">the average annual losses due to PHS are approximately $100 million </w:t>
      </w:r>
      <w:r w:rsidR="00067D3E">
        <w:rPr>
          <w:rFonts w:ascii="Times New Roman" w:eastAsia="Times New Roman" w:hAnsi="Times New Roman" w:cs="Times New Roman" w:hint="eastAsia"/>
          <w:color w:val="000000"/>
          <w:shd w:val="clear" w:color="auto" w:fill="FFFFFF"/>
        </w:rPr>
        <w:t>i</w:t>
      </w:r>
      <w:r w:rsidR="00067D3E" w:rsidRPr="007C1DDE">
        <w:rPr>
          <w:rFonts w:ascii="Times New Roman" w:eastAsia="Times New Roman" w:hAnsi="Times New Roman" w:cs="Times New Roman"/>
          <w:color w:val="000000"/>
          <w:shd w:val="clear" w:color="auto" w:fill="FFFFFF"/>
        </w:rPr>
        <w:t>n the major wheat prod</w:t>
      </w:r>
      <w:r w:rsidR="00067D3E">
        <w:rPr>
          <w:rFonts w:ascii="Times New Roman" w:eastAsia="Times New Roman" w:hAnsi="Times New Roman" w:cs="Times New Roman"/>
          <w:color w:val="000000"/>
          <w:shd w:val="clear" w:color="auto" w:fill="FFFFFF"/>
        </w:rPr>
        <w:t>uction region of western Canada</w:t>
      </w:r>
      <w:r w:rsidR="00067D3E" w:rsidRPr="007C1DDE">
        <w:rPr>
          <w:rFonts w:ascii="Times New Roman" w:eastAsia="Times New Roman" w:hAnsi="Times New Roman" w:cs="Times New Roman"/>
          <w:color w:val="000000"/>
          <w:shd w:val="clear" w:color="auto" w:fill="FFFFFF"/>
        </w:rPr>
        <w:t xml:space="preserve"> </w:t>
      </w:r>
      <w:r w:rsidR="00F131AB" w:rsidRPr="007C1DDE">
        <w:rPr>
          <w:rFonts w:ascii="Times New Roman" w:eastAsia="Times New Roman" w:hAnsi="Times New Roman" w:cs="Times New Roman"/>
          <w:color w:val="000000"/>
          <w:shd w:val="clear" w:color="auto" w:fill="FFFFFF"/>
        </w:rPr>
        <w:fldChar w:fldCharType="begin">
          <w:fldData xml:space="preserve">PEVuZE5vdGU+PENpdGU+PEF1dGhvcj5EZVBhdXc8L0F1dGhvcj48WWVhcj4yMDEyPC9ZZWFyPjxS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</w:fldData>
        </w:fldChar>
      </w:r>
      <w:r w:rsidR="001D264F">
        <w:rPr>
          <w:rFonts w:ascii="Times New Roman" w:eastAsia="Times New Roman" w:hAnsi="Times New Roman" w:cs="Times New Roman"/>
          <w:color w:val="000000"/>
          <w:shd w:val="clear" w:color="auto" w:fill="FFFFFF"/>
        </w:rPr>
        <w:instrText xml:space="preserve"> ADDIN EN.CITE </w:instrText>
      </w:r>
      <w:r w:rsidR="001D264F">
        <w:rPr>
          <w:rFonts w:ascii="Times New Roman" w:eastAsia="Times New Roman" w:hAnsi="Times New Roman" w:cs="Times New Roman"/>
          <w:color w:val="000000"/>
          <w:shd w:val="clear" w:color="auto" w:fill="FFFFFF"/>
        </w:rPr>
        <w:fldChar w:fldCharType="begin">
          <w:fldData xml:space="preserve">PEVuZE5vdGU+PENpdGU+PEF1dGhvcj5EZVBhdXc8L0F1dGhvcj48WWVhcj4yMDEyPC9ZZWFyPjxS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</w:fldData>
        </w:fldChar>
      </w:r>
      <w:r w:rsidR="001D264F">
        <w:rPr>
          <w:rFonts w:ascii="Times New Roman" w:eastAsia="Times New Roman" w:hAnsi="Times New Roman" w:cs="Times New Roman"/>
          <w:color w:val="000000"/>
          <w:shd w:val="clear" w:color="auto" w:fill="FFFFFF"/>
        </w:rPr>
        <w:instrText xml:space="preserve"> ADDIN EN.CITE.DATA </w:instrText>
      </w:r>
      <w:r w:rsidR="001D264F">
        <w:rPr>
          <w:rFonts w:ascii="Times New Roman" w:eastAsia="Times New Roman" w:hAnsi="Times New Roman" w:cs="Times New Roman"/>
          <w:color w:val="000000"/>
          <w:shd w:val="clear" w:color="auto" w:fill="FFFFFF"/>
        </w:rPr>
      </w:r>
      <w:r w:rsidR="001D264F">
        <w:rPr>
          <w:rFonts w:ascii="Times New Roman" w:eastAsia="Times New Roman" w:hAnsi="Times New Roman" w:cs="Times New Roman"/>
          <w:color w:val="000000"/>
          <w:shd w:val="clear" w:color="auto" w:fill="FFFFFF"/>
        </w:rPr>
        <w:fldChar w:fldCharType="end"/>
      </w:r>
      <w:r w:rsidR="00F131AB" w:rsidRPr="007C1DDE">
        <w:rPr>
          <w:rFonts w:ascii="Times New Roman" w:eastAsia="Times New Roman" w:hAnsi="Times New Roman" w:cs="Times New Roman"/>
          <w:color w:val="000000"/>
          <w:shd w:val="clear" w:color="auto" w:fill="FFFFFF"/>
        </w:rPr>
      </w:r>
      <w:r w:rsidR="00F131AB" w:rsidRPr="007C1DDE">
        <w:rPr>
          <w:rFonts w:ascii="Times New Roman" w:eastAsia="Times New Roman" w:hAnsi="Times New Roman" w:cs="Times New Roman"/>
          <w:color w:val="000000"/>
          <w:shd w:val="clear" w:color="auto" w:fill="FFFFFF"/>
        </w:rPr>
        <w:fldChar w:fldCharType="separate"/>
      </w:r>
      <w:r w:rsidR="001D264F">
        <w:rPr>
          <w:rFonts w:ascii="Times New Roman" w:eastAsia="Times New Roman" w:hAnsi="Times New Roman" w:cs="Times New Roman"/>
          <w:noProof/>
          <w:color w:val="000000"/>
          <w:shd w:val="clear" w:color="auto" w:fill="FFFFFF"/>
        </w:rPr>
        <w:t>(</w:t>
      </w:r>
      <w:r w:rsidR="001D264F" w:rsidRPr="001D264F">
        <w:rPr>
          <w:rFonts w:ascii="Times New Roman" w:eastAsia="Times New Roman" w:hAnsi="Times New Roman" w:cs="Times New Roman"/>
          <w:smallCaps/>
          <w:noProof/>
          <w:color w:val="000000"/>
          <w:shd w:val="clear" w:color="auto" w:fill="FFFFFF"/>
        </w:rPr>
        <w:t>DePauw</w:t>
      </w:r>
      <w:r w:rsidR="001D264F" w:rsidRPr="001D264F">
        <w:rPr>
          <w:rFonts w:ascii="Times New Roman" w:eastAsia="Times New Roman" w:hAnsi="Times New Roman" w:cs="Times New Roman"/>
          <w:i/>
          <w:noProof/>
          <w:color w:val="000000"/>
          <w:shd w:val="clear" w:color="auto" w:fill="FFFFFF"/>
        </w:rPr>
        <w:t xml:space="preserve"> et al.</w:t>
      </w:r>
      <w:r w:rsidR="001D264F">
        <w:rPr>
          <w:rFonts w:ascii="Times New Roman" w:eastAsia="Times New Roman" w:hAnsi="Times New Roman" w:cs="Times New Roman"/>
          <w:noProof/>
          <w:color w:val="000000"/>
          <w:shd w:val="clear" w:color="auto" w:fill="FFFFFF"/>
        </w:rPr>
        <w:t xml:space="preserve"> 2012)</w:t>
      </w:r>
      <w:r w:rsidR="00F131AB" w:rsidRPr="007C1DDE">
        <w:rPr>
          <w:rFonts w:ascii="Times New Roman" w:eastAsia="Times New Roman" w:hAnsi="Times New Roman" w:cs="Times New Roman"/>
          <w:color w:val="000000"/>
          <w:shd w:val="clear" w:color="auto" w:fill="FFFFFF"/>
        </w:rPr>
        <w:fldChar w:fldCharType="end"/>
      </w:r>
      <w:r w:rsidR="00F131AB" w:rsidRPr="007C1DDE">
        <w:rPr>
          <w:rFonts w:ascii="Times New Roman" w:eastAsia="Times New Roman" w:hAnsi="Times New Roman" w:cs="Times New Roman"/>
          <w:color w:val="000000"/>
          <w:shd w:val="clear" w:color="auto" w:fill="FFFFFF"/>
        </w:rPr>
        <w:t xml:space="preserve">. </w:t>
      </w:r>
    </w:p>
    <w:p w14:paraId="0042DA94" w14:textId="6E279959" w:rsidR="005505ED" w:rsidRDefault="00E569AF" w:rsidP="006814D8">
      <w:pPr>
        <w:spacing w:line="360" w:lineRule="auto"/>
        <w:rPr>
          <w:rFonts w:ascii="Times New Roman" w:hAnsi="Times New Roman" w:cs="Times New Roman"/>
          <w:color w:val="000000"/>
        </w:rPr>
      </w:pPr>
      <w:r w:rsidRPr="007C1DDE">
        <w:rPr>
          <w:rFonts w:ascii="Times New Roman" w:hAnsi="Times New Roman" w:cs="Times New Roman"/>
        </w:rPr>
        <w:t>Seed dormancy</w:t>
      </w:r>
      <w:r w:rsidR="00D97A1C">
        <w:rPr>
          <w:rFonts w:ascii="Times New Roman" w:hAnsi="Times New Roman" w:cs="Times New Roman" w:hint="eastAsia"/>
        </w:rPr>
        <w:t xml:space="preserve">, which </w:t>
      </w:r>
      <w:r w:rsidRPr="007C1DDE">
        <w:rPr>
          <w:rFonts w:ascii="Times New Roman" w:hAnsi="Times New Roman" w:cs="Times New Roman"/>
        </w:rPr>
        <w:t xml:space="preserve">is </w:t>
      </w:r>
      <w:r w:rsidR="00F131AB">
        <w:rPr>
          <w:rFonts w:ascii="Times New Roman" w:hAnsi="Times New Roman" w:cs="Times New Roman"/>
        </w:rPr>
        <w:t>referred to</w:t>
      </w:r>
      <w:r w:rsidRPr="007C1DDE">
        <w:rPr>
          <w:rFonts w:ascii="Times New Roman" w:hAnsi="Times New Roman" w:cs="Times New Roman"/>
        </w:rPr>
        <w:t xml:space="preserve"> the temporary failure of a viable seed to germinate under favorable environmental conditions</w:t>
      </w:r>
      <w:r w:rsidR="00D97A1C">
        <w:rPr>
          <w:rFonts w:ascii="Times New Roman" w:hAnsi="Times New Roman" w:cs="Times New Roman" w:hint="eastAsia"/>
        </w:rPr>
        <w:t xml:space="preserve">, </w:t>
      </w:r>
      <w:r w:rsidR="00D97A1C" w:rsidRPr="007C1DDE">
        <w:rPr>
          <w:rFonts w:ascii="Times New Roman" w:eastAsia="Times New Roman" w:hAnsi="Times New Roman" w:cs="Times New Roman"/>
          <w:color w:val="000000"/>
          <w:shd w:val="clear" w:color="auto" w:fill="FFFFFF"/>
        </w:rPr>
        <w:t xml:space="preserve">is the major factor contributing to </w:t>
      </w:r>
      <w:r w:rsidR="00D97A1C">
        <w:rPr>
          <w:rFonts w:ascii="Times New Roman" w:eastAsia="Times New Roman" w:hAnsi="Times New Roman" w:cs="Times New Roman" w:hint="eastAsia"/>
          <w:color w:val="000000"/>
          <w:shd w:val="clear" w:color="auto" w:fill="FFFFFF"/>
        </w:rPr>
        <w:t>PHS</w:t>
      </w:r>
      <w:r w:rsidR="00D65131" w:rsidRPr="007C1DDE">
        <w:rPr>
          <w:rFonts w:ascii="Times New Roman" w:hAnsi="Times New Roman" w:cs="Times New Roman"/>
        </w:rPr>
        <w:t xml:space="preserve"> </w:t>
      </w:r>
      <w:r w:rsidRPr="007C1DDE">
        <w:rPr>
          <w:rFonts w:ascii="Times New Roman" w:hAnsi="Times New Roman" w:cs="Times New Roman"/>
        </w:rPr>
        <w:fldChar w:fldCharType="begin">
          <w:fldData xml:space="preserve">PEVuZE5vdGU+PENpdGU+PEF1dGhvcj5MaTwvQXV0aG9yPjxZZWFyPjIwMDQ8L1llYXI+PFJlY051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</w:fldData>
        </w:fldChar>
      </w:r>
      <w:r w:rsidR="00963B93">
        <w:rPr>
          <w:rFonts w:ascii="Times New Roman" w:hAnsi="Times New Roman" w:cs="Times New Roman"/>
        </w:rPr>
        <w:instrText xml:space="preserve"> ADDIN EN.CITE </w:instrText>
      </w:r>
      <w:r w:rsidR="00963B93">
        <w:rPr>
          <w:rFonts w:ascii="Times New Roman" w:hAnsi="Times New Roman" w:cs="Times New Roman"/>
        </w:rPr>
        <w:fldChar w:fldCharType="begin">
          <w:fldData xml:space="preserve">PEVuZE5vdGU+PENpdGU+PEF1dGhvcj5MaTwvQXV0aG9yPjxZZWFyPjIwMDQ8L1llYXI+PFJlY051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</w:fldData>
        </w:fldChar>
      </w:r>
      <w:r w:rsidR="00963B93">
        <w:rPr>
          <w:rFonts w:ascii="Times New Roman" w:hAnsi="Times New Roman" w:cs="Times New Roman"/>
        </w:rPr>
        <w:instrText xml:space="preserve"> ADDIN EN.CITE.DATA </w:instrText>
      </w:r>
      <w:r w:rsidR="00963B93">
        <w:rPr>
          <w:rFonts w:ascii="Times New Roman" w:hAnsi="Times New Roman" w:cs="Times New Roman"/>
        </w:rPr>
      </w:r>
      <w:r w:rsidR="00963B93">
        <w:rPr>
          <w:rFonts w:ascii="Times New Roman" w:hAnsi="Times New Roman" w:cs="Times New Roman"/>
        </w:rPr>
        <w:fldChar w:fldCharType="end"/>
      </w:r>
      <w:r w:rsidRPr="007C1DDE">
        <w:rPr>
          <w:rFonts w:ascii="Times New Roman" w:hAnsi="Times New Roman" w:cs="Times New Roman"/>
        </w:rPr>
      </w:r>
      <w:r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Li</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2004)</w:t>
      </w:r>
      <w:r w:rsidRPr="007C1DDE">
        <w:rPr>
          <w:rFonts w:ascii="Times New Roman" w:hAnsi="Times New Roman" w:cs="Times New Roman"/>
        </w:rPr>
        <w:fldChar w:fldCharType="end"/>
      </w:r>
      <w:r w:rsidRPr="007C1DDE">
        <w:rPr>
          <w:rFonts w:ascii="Times New Roman" w:hAnsi="Times New Roman" w:cs="Times New Roman"/>
        </w:rPr>
        <w:t>.</w:t>
      </w:r>
      <w:r w:rsidR="00AC25FC" w:rsidRPr="007C1DDE">
        <w:rPr>
          <w:rFonts w:ascii="Times New Roman" w:hAnsi="Times New Roman" w:cs="Times New Roman"/>
        </w:rPr>
        <w:t xml:space="preserve"> </w:t>
      </w:r>
      <w:r w:rsidR="007F33F4">
        <w:rPr>
          <w:rFonts w:ascii="Times New Roman" w:hAnsi="Times New Roman" w:cs="Times New Roman"/>
        </w:rPr>
        <w:t xml:space="preserve">PHS </w:t>
      </w:r>
      <w:r w:rsidR="00E1018F" w:rsidRPr="00E1018F">
        <w:rPr>
          <w:rFonts w:ascii="Times New Roman" w:hAnsi="Times New Roman" w:cs="Times New Roman"/>
        </w:rPr>
        <w:t>is not only controlled by various</w:t>
      </w:r>
      <w:r w:rsidR="00E1018F" w:rsidRPr="00E1018F">
        <w:rPr>
          <w:rFonts w:ascii="Times New Roman" w:hAnsi="Times New Roman" w:cs="Times New Roman" w:hint="eastAsia"/>
        </w:rPr>
        <w:t xml:space="preserve"> </w:t>
      </w:r>
      <w:r w:rsidR="00E1018F" w:rsidRPr="00E1018F">
        <w:rPr>
          <w:rFonts w:ascii="Times New Roman" w:hAnsi="Times New Roman" w:cs="Times New Roman"/>
        </w:rPr>
        <w:t>genetic factors</w:t>
      </w:r>
      <w:r w:rsidR="00D05730" w:rsidRPr="00D05730">
        <w:rPr>
          <w:rFonts w:ascii="Times New Roman" w:hAnsi="Times New Roman" w:cs="Times New Roman"/>
        </w:rPr>
        <w:t xml:space="preserve"> </w:t>
      </w:r>
      <w:r w:rsidR="00D05730">
        <w:rPr>
          <w:rFonts w:ascii="Times New Roman" w:hAnsi="Times New Roman" w:cs="Times New Roman"/>
        </w:rPr>
        <w:t>associated</w:t>
      </w:r>
      <w:r w:rsidR="00D05730">
        <w:rPr>
          <w:rFonts w:ascii="Times New Roman" w:hAnsi="Times New Roman" w:cs="Times New Roman" w:hint="eastAsia"/>
        </w:rPr>
        <w:t xml:space="preserve"> to </w:t>
      </w:r>
      <w:r w:rsidR="00D05730">
        <w:rPr>
          <w:rFonts w:ascii="Times New Roman" w:hAnsi="Times New Roman" w:cs="Times New Roman"/>
        </w:rPr>
        <w:t>seed</w:t>
      </w:r>
      <w:r w:rsidR="00D05730" w:rsidRPr="00E1018F">
        <w:rPr>
          <w:rFonts w:ascii="Times New Roman" w:hAnsi="Times New Roman" w:cs="Times New Roman"/>
        </w:rPr>
        <w:t xml:space="preserve"> dormancy</w:t>
      </w:r>
      <w:r w:rsidR="00E1018F">
        <w:rPr>
          <w:rFonts w:ascii="Times New Roman" w:hAnsi="Times New Roman" w:cs="Times New Roman"/>
        </w:rPr>
        <w:t>,</w:t>
      </w:r>
      <w:r w:rsidR="00E1018F" w:rsidRPr="00E1018F">
        <w:rPr>
          <w:rFonts w:ascii="Times New Roman" w:hAnsi="Times New Roman" w:cs="Times New Roman"/>
        </w:rPr>
        <w:t xml:space="preserve"> but also strongly influenced by </w:t>
      </w:r>
      <w:r w:rsidR="00E1018F" w:rsidRPr="00E1018F">
        <w:rPr>
          <w:rFonts w:ascii="Times New Roman" w:hAnsi="Times New Roman" w:cs="Times New Roman" w:hint="eastAsia"/>
        </w:rPr>
        <w:t xml:space="preserve">many </w:t>
      </w:r>
      <w:r w:rsidR="00D05730">
        <w:rPr>
          <w:rFonts w:ascii="Times New Roman" w:hAnsi="Times New Roman" w:cs="Times New Roman" w:hint="eastAsia"/>
        </w:rPr>
        <w:t>other</w:t>
      </w:r>
      <w:r w:rsidR="00D05730" w:rsidRPr="00E1018F">
        <w:rPr>
          <w:rFonts w:ascii="Times New Roman" w:hAnsi="Times New Roman" w:cs="Times New Roman"/>
        </w:rPr>
        <w:t xml:space="preserve"> </w:t>
      </w:r>
      <w:r w:rsidR="00E1018F" w:rsidRPr="00E1018F">
        <w:rPr>
          <w:rFonts w:ascii="Times New Roman" w:hAnsi="Times New Roman" w:cs="Times New Roman"/>
        </w:rPr>
        <w:t>factors</w:t>
      </w:r>
      <w:r w:rsidR="00D05730">
        <w:rPr>
          <w:rFonts w:ascii="Times New Roman" w:hAnsi="Times New Roman" w:cs="Times New Roman" w:hint="eastAsia"/>
        </w:rPr>
        <w:t xml:space="preserve"> like </w:t>
      </w:r>
      <w:r w:rsidR="00D05730" w:rsidRPr="008347FA">
        <w:rPr>
          <w:rFonts w:ascii="Times" w:eastAsia="Times New Roman" w:hAnsi="Times" w:cs="Times New Roman"/>
          <w:kern w:val="0"/>
          <w:sz w:val="20"/>
          <w:szCs w:val="20"/>
        </w:rPr>
        <w:t>physical str</w:t>
      </w:r>
      <w:r w:rsidR="00D05730">
        <w:rPr>
          <w:rFonts w:ascii="Times" w:eastAsia="Times New Roman" w:hAnsi="Times" w:cs="Times New Roman"/>
          <w:kern w:val="0"/>
          <w:sz w:val="20"/>
          <w:szCs w:val="20"/>
        </w:rPr>
        <w:t xml:space="preserve">ucture of </w:t>
      </w:r>
      <w:r w:rsidR="00D05730" w:rsidRPr="008347FA">
        <w:rPr>
          <w:rFonts w:ascii="Times" w:eastAsia="Times New Roman" w:hAnsi="Times" w:cs="Times New Roman"/>
          <w:kern w:val="0"/>
          <w:sz w:val="20"/>
          <w:szCs w:val="20"/>
        </w:rPr>
        <w:t>wheat spike</w:t>
      </w:r>
      <w:r w:rsidR="00D05730">
        <w:rPr>
          <w:rFonts w:ascii="Times" w:eastAsia="Times New Roman" w:hAnsi="Times" w:cs="Times New Roman" w:hint="eastAsia"/>
          <w:kern w:val="0"/>
          <w:sz w:val="20"/>
          <w:szCs w:val="20"/>
        </w:rPr>
        <w:t xml:space="preserve">, grain color and growing </w:t>
      </w:r>
      <w:r w:rsidR="00D05730">
        <w:rPr>
          <w:rFonts w:ascii="Times" w:eastAsia="Times New Roman" w:hAnsi="Times" w:cs="Times New Roman"/>
          <w:kern w:val="0"/>
          <w:sz w:val="20"/>
          <w:szCs w:val="20"/>
        </w:rPr>
        <w:t>temperature during grain fi</w:t>
      </w:r>
      <w:r w:rsidR="00D05730" w:rsidRPr="008347FA">
        <w:rPr>
          <w:rFonts w:ascii="Times" w:eastAsia="Times New Roman" w:hAnsi="Times" w:cs="Times New Roman"/>
          <w:kern w:val="0"/>
          <w:sz w:val="20"/>
          <w:szCs w:val="20"/>
        </w:rPr>
        <w:t>ll</w:t>
      </w:r>
      <w:r w:rsidR="00D05730">
        <w:rPr>
          <w:rFonts w:ascii="Times" w:eastAsia="Times New Roman" w:hAnsi="Times" w:cs="Times New Roman" w:hint="eastAsia"/>
          <w:kern w:val="0"/>
          <w:sz w:val="20"/>
          <w:szCs w:val="20"/>
        </w:rPr>
        <w:t xml:space="preserve">ing </w:t>
      </w:r>
      <w:r w:rsidR="00E1018F" w:rsidRPr="00E1018F">
        <w:rPr>
          <w:rFonts w:ascii="Times New Roman" w:hAnsi="Times New Roman" w:cs="Times New Roman"/>
        </w:rPr>
        <w:t xml:space="preserve">and ripening stage </w:t>
      </w:r>
      <w:r w:rsidR="00E1018F" w:rsidRPr="00E1018F">
        <w:rPr>
          <w:rFonts w:ascii="Times New Roman" w:hAnsi="Times New Roman" w:cs="Times New Roman"/>
        </w:rPr>
        <w:fldChar w:fldCharType="begin">
          <w:fldData xml:space="preserve">PEVuZE5vdGU+PENpdGU+PEF1dGhvcj5NYXJlczwvQXV0aG9yPjxZZWFyPjIwMTQ8L1llYXI+PFJl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</w:fldData>
        </w:fldChar>
      </w:r>
      <w:r w:rsidR="001D264F">
        <w:rPr>
          <w:rFonts w:ascii="Times New Roman" w:hAnsi="Times New Roman" w:cs="Times New Roman"/>
        </w:rPr>
        <w:instrText xml:space="preserve"> ADDIN EN.CITE </w:instrText>
      </w:r>
      <w:r w:rsidR="001D264F">
        <w:rPr>
          <w:rFonts w:ascii="Times New Roman" w:hAnsi="Times New Roman" w:cs="Times New Roman"/>
        </w:rPr>
        <w:fldChar w:fldCharType="begin">
          <w:fldData xml:space="preserve">PEVuZE5vdGU+PENpdGU+PEF1dGhvcj5NYXJlczwvQXV0aG9yPjxZZWFyPjIwMTQ8L1llYXI+PFJl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</w:fldData>
        </w:fldChar>
      </w:r>
      <w:r w:rsidR="001D264F">
        <w:rPr>
          <w:rFonts w:ascii="Times New Roman" w:hAnsi="Times New Roman" w:cs="Times New Roman"/>
        </w:rPr>
        <w:instrText xml:space="preserve"> ADDIN EN.CITE.DATA </w:instrText>
      </w:r>
      <w:r w:rsidR="001D264F">
        <w:rPr>
          <w:rFonts w:ascii="Times New Roman" w:hAnsi="Times New Roman" w:cs="Times New Roman"/>
        </w:rPr>
      </w:r>
      <w:r w:rsidR="001D264F">
        <w:rPr>
          <w:rFonts w:ascii="Times New Roman" w:hAnsi="Times New Roman" w:cs="Times New Roman"/>
        </w:rPr>
        <w:fldChar w:fldCharType="end"/>
      </w:r>
      <w:r w:rsidR="00E1018F" w:rsidRPr="00E1018F">
        <w:rPr>
          <w:rFonts w:ascii="Times New Roman" w:hAnsi="Times New Roman" w:cs="Times New Roman"/>
        </w:rPr>
      </w:r>
      <w:r w:rsidR="00E1018F" w:rsidRPr="00E1018F">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Mares</w:t>
      </w:r>
      <w:r w:rsidR="001D264F">
        <w:rPr>
          <w:rFonts w:ascii="Times New Roman" w:hAnsi="Times New Roman" w:cs="Times New Roman"/>
          <w:noProof/>
        </w:rPr>
        <w:t xml:space="preserve"> and </w:t>
      </w:r>
      <w:r w:rsidR="001D264F" w:rsidRPr="001D264F">
        <w:rPr>
          <w:rFonts w:ascii="Times New Roman" w:hAnsi="Times New Roman" w:cs="Times New Roman"/>
          <w:smallCaps/>
          <w:noProof/>
        </w:rPr>
        <w:t>Mrva</w:t>
      </w:r>
      <w:r w:rsidR="001D264F">
        <w:rPr>
          <w:rFonts w:ascii="Times New Roman" w:hAnsi="Times New Roman" w:cs="Times New Roman"/>
          <w:noProof/>
        </w:rPr>
        <w:t xml:space="preserve"> 2014)</w:t>
      </w:r>
      <w:r w:rsidR="00E1018F" w:rsidRPr="00E1018F">
        <w:rPr>
          <w:rFonts w:ascii="Times New Roman" w:hAnsi="Times New Roman" w:cs="Times New Roman"/>
        </w:rPr>
        <w:fldChar w:fldCharType="end"/>
      </w:r>
      <w:r w:rsidR="00E1018F" w:rsidRPr="00E1018F">
        <w:rPr>
          <w:rFonts w:ascii="Times New Roman" w:hAnsi="Times New Roman" w:cs="Times New Roman"/>
        </w:rPr>
        <w:t xml:space="preserve">. </w:t>
      </w:r>
      <w:r w:rsidR="005F5314">
        <w:rPr>
          <w:rFonts w:ascii="Times New Roman" w:hAnsi="Times New Roman" w:cs="Times New Roman" w:hint="eastAsia"/>
        </w:rPr>
        <w:t xml:space="preserve">For this complicated trait, </w:t>
      </w:r>
      <w:r w:rsidR="00D05730">
        <w:rPr>
          <w:rFonts w:ascii="Times New Roman" w:hAnsi="Times New Roman" w:cs="Times New Roman" w:hint="eastAsia"/>
          <w:color w:val="000000"/>
        </w:rPr>
        <w:t>there is no</w:t>
      </w:r>
      <w:r w:rsidR="005F5314">
        <w:rPr>
          <w:rFonts w:ascii="Times New Roman" w:hAnsi="Times New Roman" w:cs="Times New Roman"/>
          <w:color w:val="000000"/>
        </w:rPr>
        <w:t xml:space="preserve"> more economic method</w:t>
      </w:r>
      <w:r w:rsidR="00D05730">
        <w:rPr>
          <w:rFonts w:ascii="Times New Roman" w:hAnsi="Times New Roman" w:cs="Times New Roman" w:hint="eastAsia"/>
          <w:color w:val="000000"/>
        </w:rPr>
        <w:t xml:space="preserve"> </w:t>
      </w:r>
      <w:r w:rsidR="00D05730">
        <w:rPr>
          <w:rFonts w:ascii="Times New Roman" w:hAnsi="Times New Roman" w:cs="Times New Roman"/>
          <w:color w:val="000000"/>
        </w:rPr>
        <w:t>available</w:t>
      </w:r>
      <w:r w:rsidR="00D05730" w:rsidRPr="007C1DDE">
        <w:rPr>
          <w:rFonts w:ascii="Times New Roman" w:hAnsi="Times New Roman" w:cs="Times New Roman"/>
          <w:color w:val="000000"/>
        </w:rPr>
        <w:t xml:space="preserve"> to reduce the </w:t>
      </w:r>
      <w:r w:rsidR="005F5314">
        <w:rPr>
          <w:rFonts w:ascii="Times New Roman" w:hAnsi="Times New Roman" w:cs="Times New Roman"/>
          <w:color w:val="000000"/>
        </w:rPr>
        <w:t>losses</w:t>
      </w:r>
      <w:r w:rsidR="00D05730" w:rsidRPr="007C1DDE">
        <w:rPr>
          <w:rFonts w:ascii="Times New Roman" w:hAnsi="Times New Roman" w:cs="Times New Roman"/>
          <w:color w:val="000000"/>
        </w:rPr>
        <w:t xml:space="preserve"> of PHS than </w:t>
      </w:r>
      <w:r w:rsidR="005F5314">
        <w:rPr>
          <w:rFonts w:ascii="Times New Roman" w:hAnsi="Times New Roman" w:cs="Times New Roman"/>
          <w:color w:val="000000"/>
        </w:rPr>
        <w:t>m</w:t>
      </w:r>
      <w:r w:rsidR="005F5314" w:rsidRPr="007C1DDE">
        <w:rPr>
          <w:rFonts w:ascii="Times New Roman" w:hAnsi="Times New Roman" w:cs="Times New Roman"/>
          <w:color w:val="000000"/>
        </w:rPr>
        <w:t>olecular marker</w:t>
      </w:r>
      <w:r w:rsidR="005F5314">
        <w:rPr>
          <w:rFonts w:ascii="Times New Roman" w:hAnsi="Times New Roman" w:cs="Times New Roman" w:hint="eastAsia"/>
          <w:color w:val="000000"/>
        </w:rPr>
        <w:t xml:space="preserve"> assisted breeding</w:t>
      </w:r>
      <w:r w:rsidR="00D05730" w:rsidRPr="007C1DDE">
        <w:rPr>
          <w:rFonts w:ascii="Times New Roman" w:hAnsi="Times New Roman" w:cs="Times New Roman"/>
          <w:color w:val="000000"/>
        </w:rPr>
        <w:t xml:space="preserve"> by introducing PHS resistance </w:t>
      </w:r>
      <w:r w:rsidR="00D05730">
        <w:rPr>
          <w:rFonts w:ascii="Times New Roman" w:hAnsi="Times New Roman" w:cs="Times New Roman"/>
          <w:color w:val="000000"/>
        </w:rPr>
        <w:t xml:space="preserve">gene </w:t>
      </w:r>
      <w:r w:rsidR="00D05730" w:rsidRPr="007C1DDE">
        <w:rPr>
          <w:rFonts w:ascii="Times New Roman" w:hAnsi="Times New Roman" w:cs="Times New Roman"/>
          <w:color w:val="000000"/>
        </w:rPr>
        <w:t xml:space="preserve">into </w:t>
      </w:r>
      <w:r w:rsidR="00D05730">
        <w:rPr>
          <w:rFonts w:ascii="Times New Roman" w:hAnsi="Times New Roman" w:cs="Times New Roman" w:hint="eastAsia"/>
          <w:color w:val="000000"/>
        </w:rPr>
        <w:t>elite</w:t>
      </w:r>
      <w:r w:rsidR="005F5314">
        <w:rPr>
          <w:rFonts w:ascii="Times New Roman" w:hAnsi="Times New Roman" w:cs="Times New Roman"/>
          <w:color w:val="000000"/>
        </w:rPr>
        <w:t xml:space="preserve"> cultivars</w:t>
      </w:r>
      <w:r w:rsidR="005F5314">
        <w:rPr>
          <w:rFonts w:ascii="Times New Roman" w:hAnsi="Times New Roman" w:cs="Times New Roman" w:hint="eastAsia"/>
          <w:color w:val="000000"/>
        </w:rPr>
        <w:t xml:space="preserve"> </w:t>
      </w:r>
      <w:r w:rsidR="00D05730" w:rsidRPr="007C1DDE">
        <w:rPr>
          <w:rFonts w:ascii="Times New Roman" w:hAnsi="Times New Roman" w:cs="Times New Roman"/>
          <w:color w:val="000000"/>
        </w:rPr>
        <w:fldChar w:fldCharType="begin">
          <w:fldData xml:space="preserve">PEVuZE5vdGU+PENpdGU+PEF1dGhvcj5CYXJyZXJvPC9BdXRob3I+PFllYXI+MjAxNTwvWWVhcj48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</w:fldData>
        </w:fldChar>
      </w:r>
      <w:r w:rsidR="005505ED">
        <w:rPr>
          <w:rFonts w:ascii="Times New Roman" w:hAnsi="Times New Roman" w:cs="Times New Roman"/>
          <w:color w:val="000000"/>
        </w:rPr>
        <w:instrText xml:space="preserve"> ADDIN EN.CITE </w:instrText>
      </w:r>
      <w:r w:rsidR="005505ED">
        <w:rPr>
          <w:rFonts w:ascii="Times New Roman" w:hAnsi="Times New Roman" w:cs="Times New Roman"/>
          <w:color w:val="000000"/>
        </w:rPr>
        <w:fldChar w:fldCharType="begin">
          <w:fldData xml:space="preserve">PEVuZE5vdGU+PENpdGU+PEF1dGhvcj5CYXJyZXJvPC9BdXRob3I+PFllYXI+MjAxNTwvWWVhcj48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</w:fldData>
        </w:fldChar>
      </w:r>
      <w:r w:rsidR="005505ED">
        <w:rPr>
          <w:rFonts w:ascii="Times New Roman" w:hAnsi="Times New Roman" w:cs="Times New Roman"/>
          <w:color w:val="000000"/>
        </w:rPr>
        <w:instrText xml:space="preserve"> ADDIN EN.CITE.DATA </w:instrText>
      </w:r>
      <w:r w:rsidR="005505ED">
        <w:rPr>
          <w:rFonts w:ascii="Times New Roman" w:hAnsi="Times New Roman" w:cs="Times New Roman"/>
          <w:color w:val="000000"/>
        </w:rPr>
      </w:r>
      <w:r w:rsidR="005505ED">
        <w:rPr>
          <w:rFonts w:ascii="Times New Roman" w:hAnsi="Times New Roman" w:cs="Times New Roman"/>
          <w:color w:val="000000"/>
        </w:rPr>
        <w:fldChar w:fldCharType="end"/>
      </w:r>
      <w:r w:rsidR="00D05730" w:rsidRPr="007C1DDE">
        <w:rPr>
          <w:rFonts w:ascii="Times New Roman" w:hAnsi="Times New Roman" w:cs="Times New Roman"/>
          <w:color w:val="000000"/>
        </w:rPr>
      </w:r>
      <w:r w:rsidR="00D05730" w:rsidRPr="007C1DDE">
        <w:rPr>
          <w:rFonts w:ascii="Times New Roman" w:hAnsi="Times New Roman" w:cs="Times New Roman"/>
          <w:color w:val="000000"/>
        </w:rPr>
        <w:fldChar w:fldCharType="separate"/>
      </w:r>
      <w:r w:rsidR="005505ED">
        <w:rPr>
          <w:rFonts w:ascii="Times New Roman" w:hAnsi="Times New Roman" w:cs="Times New Roman"/>
          <w:noProof/>
          <w:color w:val="000000"/>
        </w:rPr>
        <w:t>(</w:t>
      </w:r>
      <w:r w:rsidR="005505ED" w:rsidRPr="005505ED">
        <w:rPr>
          <w:rFonts w:ascii="Times New Roman" w:hAnsi="Times New Roman" w:cs="Times New Roman"/>
          <w:smallCaps/>
          <w:noProof/>
          <w:color w:val="000000"/>
        </w:rPr>
        <w:t>Gao</w:t>
      </w:r>
      <w:r w:rsidR="005505ED">
        <w:rPr>
          <w:rFonts w:ascii="Times New Roman" w:hAnsi="Times New Roman" w:cs="Times New Roman"/>
          <w:noProof/>
          <w:color w:val="000000"/>
        </w:rPr>
        <w:t xml:space="preserve"> and </w:t>
      </w:r>
      <w:r w:rsidR="005505ED" w:rsidRPr="005505ED">
        <w:rPr>
          <w:rFonts w:ascii="Times New Roman" w:hAnsi="Times New Roman" w:cs="Times New Roman"/>
          <w:smallCaps/>
          <w:noProof/>
          <w:color w:val="000000"/>
        </w:rPr>
        <w:t>Ayele</w:t>
      </w:r>
      <w:r w:rsidR="005505ED">
        <w:rPr>
          <w:rFonts w:ascii="Times New Roman" w:hAnsi="Times New Roman" w:cs="Times New Roman"/>
          <w:noProof/>
          <w:color w:val="000000"/>
        </w:rPr>
        <w:t xml:space="preserve"> 2014; </w:t>
      </w:r>
      <w:r w:rsidR="005505ED" w:rsidRPr="005505ED">
        <w:rPr>
          <w:rFonts w:ascii="Times New Roman" w:hAnsi="Times New Roman" w:cs="Times New Roman"/>
          <w:smallCaps/>
          <w:noProof/>
          <w:color w:val="000000"/>
        </w:rPr>
        <w:t>Barrero</w:t>
      </w:r>
      <w:r w:rsidR="005505ED" w:rsidRPr="005505ED">
        <w:rPr>
          <w:rFonts w:ascii="Times New Roman" w:hAnsi="Times New Roman" w:cs="Times New Roman"/>
          <w:i/>
          <w:noProof/>
          <w:color w:val="000000"/>
        </w:rPr>
        <w:t xml:space="preserve"> et al.</w:t>
      </w:r>
      <w:r w:rsidR="005505ED">
        <w:rPr>
          <w:rFonts w:ascii="Times New Roman" w:hAnsi="Times New Roman" w:cs="Times New Roman"/>
          <w:noProof/>
          <w:color w:val="000000"/>
        </w:rPr>
        <w:t xml:space="preserve"> 2015)</w:t>
      </w:r>
      <w:r w:rsidR="00D05730" w:rsidRPr="007C1DDE">
        <w:rPr>
          <w:rFonts w:ascii="Times New Roman" w:hAnsi="Times New Roman" w:cs="Times New Roman"/>
          <w:color w:val="000000"/>
        </w:rPr>
        <w:fldChar w:fldCharType="end"/>
      </w:r>
      <w:r w:rsidR="00D05730" w:rsidRPr="007C1DDE">
        <w:rPr>
          <w:rFonts w:ascii="Times New Roman" w:hAnsi="Times New Roman" w:cs="Times New Roman"/>
          <w:color w:val="000000"/>
        </w:rPr>
        <w:t>.</w:t>
      </w:r>
      <w:r w:rsidR="00D05730">
        <w:rPr>
          <w:rFonts w:ascii="Times New Roman" w:hAnsi="Times New Roman" w:cs="Times New Roman" w:hint="eastAsia"/>
          <w:color w:val="000000"/>
        </w:rPr>
        <w:t xml:space="preserve"> </w:t>
      </w:r>
    </w:p>
    <w:p w14:paraId="4852A58F" w14:textId="2C0B9492" w:rsidR="00B100F6" w:rsidRDefault="005F5314" w:rsidP="006814D8">
      <w:pPr>
        <w:spacing w:line="360" w:lineRule="auto"/>
        <w:rPr>
          <w:rFonts w:ascii="Times New Roman" w:hAnsi="Times New Roman" w:cs="Times New Roman"/>
        </w:rPr>
      </w:pPr>
      <w:r>
        <w:rPr>
          <w:rFonts w:ascii="Times New Roman" w:hAnsi="Times New Roman" w:cs="Times New Roman" w:hint="eastAsia"/>
          <w:color w:val="000000"/>
        </w:rPr>
        <w:t>I</w:t>
      </w:r>
      <w:r w:rsidR="00D05730">
        <w:rPr>
          <w:rFonts w:ascii="Times New Roman" w:hAnsi="Times New Roman" w:cs="Times New Roman"/>
          <w:color w:val="000000"/>
        </w:rPr>
        <w:t xml:space="preserve">dentifying </w:t>
      </w:r>
      <w:r>
        <w:rPr>
          <w:rFonts w:ascii="Times New Roman" w:hAnsi="Times New Roman" w:cs="Times New Roman" w:hint="eastAsia"/>
          <w:color w:val="000000"/>
        </w:rPr>
        <w:t xml:space="preserve">and validate </w:t>
      </w:r>
      <w:r w:rsidR="00D05730">
        <w:rPr>
          <w:rFonts w:ascii="Times New Roman" w:hAnsi="Times New Roman" w:cs="Times New Roman"/>
          <w:color w:val="000000"/>
        </w:rPr>
        <w:t>the</w:t>
      </w:r>
      <w:r>
        <w:rPr>
          <w:rFonts w:ascii="Times New Roman" w:hAnsi="Times New Roman" w:cs="Times New Roman" w:hint="eastAsia"/>
          <w:color w:val="000000"/>
        </w:rPr>
        <w:t xml:space="preserve"> phenotypic effect of </w:t>
      </w:r>
      <w:r w:rsidR="005505ED">
        <w:rPr>
          <w:rFonts w:ascii="Times New Roman" w:hAnsi="Times New Roman" w:cs="Times New Roman" w:hint="eastAsia"/>
          <w:color w:val="000000"/>
        </w:rPr>
        <w:t xml:space="preserve">PHS </w:t>
      </w:r>
      <w:r>
        <w:rPr>
          <w:rFonts w:ascii="Times New Roman" w:hAnsi="Times New Roman" w:cs="Times New Roman" w:hint="eastAsia"/>
          <w:color w:val="000000"/>
        </w:rPr>
        <w:t xml:space="preserve">associated </w:t>
      </w:r>
      <w:r w:rsidR="00D05730">
        <w:rPr>
          <w:rFonts w:ascii="Times New Roman" w:hAnsi="Times New Roman" w:cs="Times New Roman"/>
          <w:color w:val="000000"/>
        </w:rPr>
        <w:t>QTL</w:t>
      </w:r>
      <w:r w:rsidR="005505ED">
        <w:rPr>
          <w:rFonts w:ascii="Times New Roman" w:hAnsi="Times New Roman" w:cs="Times New Roman"/>
          <w:color w:val="000000"/>
        </w:rPr>
        <w:t xml:space="preserve"> or genes</w:t>
      </w:r>
      <w:r w:rsidR="005505ED">
        <w:rPr>
          <w:rFonts w:ascii="Times New Roman" w:hAnsi="Times New Roman" w:cs="Times New Roman" w:hint="eastAsia"/>
          <w:color w:val="000000"/>
        </w:rPr>
        <w:t xml:space="preserve"> </w:t>
      </w:r>
      <w:r w:rsidR="00D05730" w:rsidRPr="007C1DDE">
        <w:rPr>
          <w:rFonts w:ascii="Times New Roman" w:hAnsi="Times New Roman" w:cs="Times New Roman"/>
          <w:color w:val="000000"/>
        </w:rPr>
        <w:t xml:space="preserve">is the most important step </w:t>
      </w:r>
      <w:r w:rsidR="00D05730">
        <w:rPr>
          <w:rFonts w:ascii="Times New Roman" w:hAnsi="Times New Roman" w:cs="Times New Roman" w:hint="eastAsia"/>
          <w:color w:val="000000"/>
        </w:rPr>
        <w:t xml:space="preserve">to </w:t>
      </w:r>
      <w:r w:rsidR="00D05730" w:rsidRPr="007C1DDE">
        <w:rPr>
          <w:rFonts w:ascii="Times New Roman" w:hAnsi="Times New Roman" w:cs="Times New Roman"/>
          <w:color w:val="000000"/>
        </w:rPr>
        <w:t xml:space="preserve">understand </w:t>
      </w:r>
      <w:r>
        <w:rPr>
          <w:rFonts w:ascii="Times New Roman" w:hAnsi="Times New Roman" w:cs="Times New Roman" w:hint="eastAsia"/>
          <w:color w:val="000000"/>
        </w:rPr>
        <w:t>its</w:t>
      </w:r>
      <w:r w:rsidR="00D05730" w:rsidRPr="007C1DDE">
        <w:rPr>
          <w:rFonts w:ascii="Times New Roman" w:hAnsi="Times New Roman" w:cs="Times New Roman"/>
          <w:color w:val="000000"/>
        </w:rPr>
        <w:t xml:space="preserve"> </w:t>
      </w:r>
      <w:r>
        <w:rPr>
          <w:rFonts w:ascii="Times New Roman" w:hAnsi="Times New Roman" w:cs="Times New Roman" w:hint="eastAsia"/>
          <w:color w:val="000000"/>
        </w:rPr>
        <w:t xml:space="preserve">genetic </w:t>
      </w:r>
      <w:r w:rsidR="00D05730" w:rsidRPr="007C1DDE">
        <w:rPr>
          <w:rFonts w:ascii="Times New Roman" w:hAnsi="Times New Roman" w:cs="Times New Roman"/>
          <w:color w:val="000000"/>
        </w:rPr>
        <w:t xml:space="preserve">mechanisms </w:t>
      </w:r>
      <w:r>
        <w:rPr>
          <w:rFonts w:ascii="Times New Roman" w:hAnsi="Times New Roman" w:cs="Times New Roman" w:hint="eastAsia"/>
          <w:color w:val="000000"/>
        </w:rPr>
        <w:t xml:space="preserve">and develop </w:t>
      </w:r>
      <w:r>
        <w:rPr>
          <w:rFonts w:ascii="Times New Roman" w:hAnsi="Times New Roman" w:cs="Times New Roman"/>
          <w:color w:val="000000"/>
        </w:rPr>
        <w:t>applicable</w:t>
      </w:r>
      <w:r>
        <w:rPr>
          <w:rFonts w:ascii="Times New Roman" w:hAnsi="Times New Roman" w:cs="Times New Roman" w:hint="eastAsia"/>
          <w:color w:val="000000"/>
        </w:rPr>
        <w:t xml:space="preserve"> molecular markers for PHS resistance improvement</w:t>
      </w:r>
      <w:r w:rsidR="005505ED">
        <w:rPr>
          <w:rFonts w:ascii="Times New Roman" w:hAnsi="Times New Roman" w:cs="Times New Roman" w:hint="eastAsia"/>
          <w:color w:val="000000"/>
        </w:rPr>
        <w:t xml:space="preserve"> </w:t>
      </w:r>
      <w:r w:rsidR="00E1018F" w:rsidRPr="00E1018F">
        <w:rPr>
          <w:rFonts w:ascii="Times New Roman" w:hAnsi="Times New Roman" w:cs="Times New Roman"/>
        </w:rPr>
        <w:fldChar w:fldCharType="begin">
          <w:fldData xml:space="preserve">PEVuZE5vdGU+PENpdGU+PEF1dGhvcj5NYXJlczwvQXV0aG9yPjxZZWFyPjIwMTQ8L1llYXI+PFJl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=
</w:fldData>
        </w:fldChar>
      </w:r>
      <w:r w:rsidR="005505ED">
        <w:rPr>
          <w:rFonts w:ascii="Times New Roman" w:hAnsi="Times New Roman" w:cs="Times New Roman"/>
        </w:rPr>
        <w:instrText xml:space="preserve"> ADDIN EN.CITE </w:instrText>
      </w:r>
      <w:r w:rsidR="005505ED">
        <w:rPr>
          <w:rFonts w:ascii="Times New Roman" w:hAnsi="Times New Roman" w:cs="Times New Roman"/>
        </w:rPr>
        <w:fldChar w:fldCharType="begin">
          <w:fldData xml:space="preserve">PEVuZE5vdGU+PENpdGU+PEF1dGhvcj5NYXJlczwvQXV0aG9yPjxZZWFyPjIwMTQ8L1llYXI+PFJl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=
</w:fldData>
        </w:fldChar>
      </w:r>
      <w:r w:rsidR="005505ED">
        <w:rPr>
          <w:rFonts w:ascii="Times New Roman" w:hAnsi="Times New Roman" w:cs="Times New Roman"/>
        </w:rPr>
        <w:instrText xml:space="preserve"> ADDIN EN.CITE.DATA </w:instrText>
      </w:r>
      <w:r w:rsidR="005505ED">
        <w:rPr>
          <w:rFonts w:ascii="Times New Roman" w:hAnsi="Times New Roman" w:cs="Times New Roman"/>
        </w:rPr>
      </w:r>
      <w:r w:rsidR="005505ED">
        <w:rPr>
          <w:rFonts w:ascii="Times New Roman" w:hAnsi="Times New Roman" w:cs="Times New Roman"/>
        </w:rPr>
        <w:fldChar w:fldCharType="end"/>
      </w:r>
      <w:r w:rsidR="00E1018F" w:rsidRPr="00E1018F">
        <w:rPr>
          <w:rFonts w:ascii="Times New Roman" w:hAnsi="Times New Roman" w:cs="Times New Roman"/>
        </w:rPr>
      </w:r>
      <w:r w:rsidR="00E1018F" w:rsidRPr="00E1018F">
        <w:rPr>
          <w:rFonts w:ascii="Times New Roman" w:hAnsi="Times New Roman" w:cs="Times New Roman"/>
        </w:rPr>
        <w:fldChar w:fldCharType="separate"/>
      </w:r>
      <w:r w:rsidR="005505ED">
        <w:rPr>
          <w:rFonts w:ascii="Times New Roman" w:hAnsi="Times New Roman" w:cs="Times New Roman"/>
          <w:noProof/>
        </w:rPr>
        <w:t>(</w:t>
      </w:r>
      <w:r w:rsidR="005505ED" w:rsidRPr="005505ED">
        <w:rPr>
          <w:rFonts w:ascii="Times New Roman" w:hAnsi="Times New Roman" w:cs="Times New Roman"/>
          <w:smallCaps/>
          <w:noProof/>
        </w:rPr>
        <w:t>Kulwal</w:t>
      </w:r>
      <w:r w:rsidR="005505ED" w:rsidRPr="005505ED">
        <w:rPr>
          <w:rFonts w:ascii="Times New Roman" w:hAnsi="Times New Roman" w:cs="Times New Roman"/>
          <w:i/>
          <w:noProof/>
        </w:rPr>
        <w:t xml:space="preserve"> et al.</w:t>
      </w:r>
      <w:r w:rsidR="005505ED">
        <w:rPr>
          <w:rFonts w:ascii="Times New Roman" w:hAnsi="Times New Roman" w:cs="Times New Roman"/>
          <w:noProof/>
        </w:rPr>
        <w:t xml:space="preserve"> 2012; </w:t>
      </w:r>
      <w:r w:rsidR="005505ED" w:rsidRPr="005505ED">
        <w:rPr>
          <w:rFonts w:ascii="Times New Roman" w:hAnsi="Times New Roman" w:cs="Times New Roman"/>
          <w:smallCaps/>
          <w:noProof/>
        </w:rPr>
        <w:t>Gao</w:t>
      </w:r>
      <w:r w:rsidR="005505ED" w:rsidRPr="005505ED">
        <w:rPr>
          <w:rFonts w:ascii="Times New Roman" w:hAnsi="Times New Roman" w:cs="Times New Roman"/>
          <w:i/>
          <w:noProof/>
        </w:rPr>
        <w:t xml:space="preserve"> et al.</w:t>
      </w:r>
      <w:r w:rsidR="005505ED">
        <w:rPr>
          <w:rFonts w:ascii="Times New Roman" w:hAnsi="Times New Roman" w:cs="Times New Roman"/>
          <w:noProof/>
        </w:rPr>
        <w:t xml:space="preserve"> 2013; </w:t>
      </w:r>
      <w:r w:rsidR="005505ED" w:rsidRPr="005505ED">
        <w:rPr>
          <w:rFonts w:ascii="Times New Roman" w:hAnsi="Times New Roman" w:cs="Times New Roman"/>
          <w:smallCaps/>
          <w:noProof/>
        </w:rPr>
        <w:t>Mares</w:t>
      </w:r>
      <w:r w:rsidR="005505ED">
        <w:rPr>
          <w:rFonts w:ascii="Times New Roman" w:hAnsi="Times New Roman" w:cs="Times New Roman"/>
          <w:noProof/>
        </w:rPr>
        <w:t xml:space="preserve"> and </w:t>
      </w:r>
      <w:r w:rsidR="005505ED" w:rsidRPr="005505ED">
        <w:rPr>
          <w:rFonts w:ascii="Times New Roman" w:hAnsi="Times New Roman" w:cs="Times New Roman"/>
          <w:smallCaps/>
          <w:noProof/>
        </w:rPr>
        <w:t>Mrva</w:t>
      </w:r>
      <w:r w:rsidR="005505ED">
        <w:rPr>
          <w:rFonts w:ascii="Times New Roman" w:hAnsi="Times New Roman" w:cs="Times New Roman"/>
          <w:noProof/>
        </w:rPr>
        <w:t xml:space="preserve"> 2014)</w:t>
      </w:r>
      <w:r w:rsidR="00E1018F" w:rsidRPr="00E1018F">
        <w:rPr>
          <w:rFonts w:ascii="Times New Roman" w:hAnsi="Times New Roman" w:cs="Times New Roman"/>
        </w:rPr>
        <w:fldChar w:fldCharType="end"/>
      </w:r>
      <w:r w:rsidR="00E1018F" w:rsidRPr="00E1018F">
        <w:rPr>
          <w:rFonts w:ascii="Times New Roman" w:hAnsi="Times New Roman" w:cs="Times New Roman"/>
        </w:rPr>
        <w:t xml:space="preserve">. Many PHS related QTLs </w:t>
      </w:r>
      <w:r w:rsidR="007F33F4">
        <w:rPr>
          <w:rFonts w:ascii="Times New Roman" w:hAnsi="Times New Roman" w:cs="Times New Roman"/>
        </w:rPr>
        <w:t>have been</w:t>
      </w:r>
      <w:r w:rsidR="00E1018F" w:rsidRPr="00E1018F">
        <w:rPr>
          <w:rFonts w:ascii="Times New Roman" w:hAnsi="Times New Roman" w:cs="Times New Roman"/>
        </w:rPr>
        <w:t xml:space="preserve"> identified on almost all of the wheat chromosomes </w:t>
      </w:r>
      <w:r w:rsidR="007F33F4">
        <w:rPr>
          <w:rFonts w:ascii="Times New Roman" w:hAnsi="Times New Roman" w:cs="Times New Roman"/>
        </w:rPr>
        <w:t>using</w:t>
      </w:r>
      <w:r w:rsidR="00E1018F" w:rsidRPr="00E1018F">
        <w:rPr>
          <w:rFonts w:ascii="Times New Roman" w:hAnsi="Times New Roman" w:cs="Times New Roman"/>
        </w:rPr>
        <w:t xml:space="preserve"> various mapping populations or </w:t>
      </w:r>
      <w:proofErr w:type="spellStart"/>
      <w:r w:rsidR="00E1018F" w:rsidRPr="00E1018F">
        <w:rPr>
          <w:rFonts w:ascii="Times New Roman" w:hAnsi="Times New Roman" w:cs="Times New Roman"/>
        </w:rPr>
        <w:t>germplasms</w:t>
      </w:r>
      <w:proofErr w:type="spellEnd"/>
      <w:r w:rsidR="005505ED">
        <w:rPr>
          <w:rFonts w:ascii="Times New Roman" w:hAnsi="Times New Roman" w:cs="Times New Roman" w:hint="eastAsia"/>
        </w:rPr>
        <w:t xml:space="preserve"> </w:t>
      </w:r>
      <w:r w:rsidR="00E1018F" w:rsidRPr="00E1018F">
        <w:rPr>
          <w:rFonts w:ascii="Times New Roman" w:hAnsi="Times New Roman" w:cs="Times New Roman"/>
        </w:rPr>
        <w:fldChar w:fldCharType="begin">
          <w:fldData xml:space="preserve">PEVuZE5vdGU+PENpdGU+PEF1dGhvcj5GbGludGhhbTwvQXV0aG9yPjxZZWFyPjIwMDI8L1llYXI+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</w:fldData>
        </w:fldChar>
      </w:r>
      <w:r w:rsidR="00963B93">
        <w:rPr>
          <w:rFonts w:ascii="Times New Roman" w:hAnsi="Times New Roman" w:cs="Times New Roman"/>
        </w:rPr>
        <w:instrText xml:space="preserve"> ADDIN EN.CITE </w:instrText>
      </w:r>
      <w:r w:rsidR="00963B93">
        <w:rPr>
          <w:rFonts w:ascii="Times New Roman" w:hAnsi="Times New Roman" w:cs="Times New Roman"/>
        </w:rPr>
        <w:fldChar w:fldCharType="begin">
          <w:fldData xml:space="preserve">PEVuZE5vdGU+PENpdGU+PEF1dGhvcj5GbGludGhhbTwvQXV0aG9yPjxZZWFyPjIwMDI8L1llYXI+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</w:fldData>
        </w:fldChar>
      </w:r>
      <w:r w:rsidR="00963B93">
        <w:rPr>
          <w:rFonts w:ascii="Times New Roman" w:hAnsi="Times New Roman" w:cs="Times New Roman"/>
        </w:rPr>
        <w:instrText xml:space="preserve"> ADDIN EN.CITE.DATA </w:instrText>
      </w:r>
      <w:r w:rsidR="00963B93">
        <w:rPr>
          <w:rFonts w:ascii="Times New Roman" w:hAnsi="Times New Roman" w:cs="Times New Roman"/>
        </w:rPr>
      </w:r>
      <w:r w:rsidR="00963B93">
        <w:rPr>
          <w:rFonts w:ascii="Times New Roman" w:hAnsi="Times New Roman" w:cs="Times New Roman"/>
        </w:rPr>
        <w:fldChar w:fldCharType="end"/>
      </w:r>
      <w:r w:rsidR="00E1018F" w:rsidRPr="00E1018F">
        <w:rPr>
          <w:rFonts w:ascii="Times New Roman" w:hAnsi="Times New Roman" w:cs="Times New Roman"/>
        </w:rPr>
      </w:r>
      <w:r w:rsidR="00E1018F" w:rsidRPr="00E1018F">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Anderson</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1993; </w:t>
      </w:r>
      <w:r w:rsidR="001D264F" w:rsidRPr="001D264F">
        <w:rPr>
          <w:rFonts w:ascii="Times New Roman" w:hAnsi="Times New Roman" w:cs="Times New Roman"/>
          <w:smallCaps/>
          <w:noProof/>
        </w:rPr>
        <w:t>Roy</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1999; </w:t>
      </w:r>
      <w:r w:rsidR="001D264F" w:rsidRPr="001D264F">
        <w:rPr>
          <w:rFonts w:ascii="Times New Roman" w:hAnsi="Times New Roman" w:cs="Times New Roman"/>
          <w:smallCaps/>
          <w:noProof/>
        </w:rPr>
        <w:t>Zanetti</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2000; </w:t>
      </w:r>
      <w:r w:rsidR="001D264F" w:rsidRPr="001D264F">
        <w:rPr>
          <w:rFonts w:ascii="Times New Roman" w:hAnsi="Times New Roman" w:cs="Times New Roman"/>
          <w:smallCaps/>
          <w:noProof/>
        </w:rPr>
        <w:t>Kato</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2001; </w:t>
      </w:r>
      <w:r w:rsidR="001D264F" w:rsidRPr="001D264F">
        <w:rPr>
          <w:rFonts w:ascii="Times New Roman" w:hAnsi="Times New Roman" w:cs="Times New Roman"/>
          <w:smallCaps/>
          <w:noProof/>
        </w:rPr>
        <w:t>Mares</w:t>
      </w:r>
      <w:r w:rsidR="001D264F">
        <w:rPr>
          <w:rFonts w:ascii="Times New Roman" w:hAnsi="Times New Roman" w:cs="Times New Roman"/>
          <w:noProof/>
        </w:rPr>
        <w:t xml:space="preserve"> and </w:t>
      </w:r>
      <w:r w:rsidR="001D264F" w:rsidRPr="001D264F">
        <w:rPr>
          <w:rFonts w:ascii="Times New Roman" w:hAnsi="Times New Roman" w:cs="Times New Roman"/>
          <w:smallCaps/>
          <w:noProof/>
        </w:rPr>
        <w:t>Mrva</w:t>
      </w:r>
      <w:r w:rsidR="001D264F">
        <w:rPr>
          <w:rFonts w:ascii="Times New Roman" w:hAnsi="Times New Roman" w:cs="Times New Roman"/>
          <w:noProof/>
        </w:rPr>
        <w:t xml:space="preserve"> 2001; </w:t>
      </w:r>
      <w:r w:rsidR="001D264F" w:rsidRPr="001D264F">
        <w:rPr>
          <w:rFonts w:ascii="Times New Roman" w:hAnsi="Times New Roman" w:cs="Times New Roman"/>
          <w:smallCaps/>
          <w:noProof/>
        </w:rPr>
        <w:t>Flintham</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2002; </w:t>
      </w:r>
      <w:r w:rsidR="001D264F" w:rsidRPr="001D264F">
        <w:rPr>
          <w:rFonts w:ascii="Times New Roman" w:hAnsi="Times New Roman" w:cs="Times New Roman"/>
          <w:smallCaps/>
          <w:noProof/>
        </w:rPr>
        <w:t>Groos</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2002; </w:t>
      </w:r>
      <w:r w:rsidR="001D264F" w:rsidRPr="001D264F">
        <w:rPr>
          <w:rFonts w:ascii="Times New Roman" w:hAnsi="Times New Roman" w:cs="Times New Roman"/>
          <w:smallCaps/>
          <w:noProof/>
        </w:rPr>
        <w:t>Li</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2004)</w:t>
      </w:r>
      <w:r w:rsidR="00E1018F" w:rsidRPr="00E1018F">
        <w:rPr>
          <w:rFonts w:ascii="Times New Roman" w:hAnsi="Times New Roman" w:cs="Times New Roman"/>
        </w:rPr>
        <w:fldChar w:fldCharType="end"/>
      </w:r>
      <w:r w:rsidR="00E1018F" w:rsidRPr="00E1018F">
        <w:rPr>
          <w:rFonts w:ascii="Times New Roman" w:hAnsi="Times New Roman" w:cs="Times New Roman"/>
        </w:rPr>
        <w:t xml:space="preserve">. </w:t>
      </w:r>
    </w:p>
    <w:p w14:paraId="7C54C6FA" w14:textId="4CF744DB" w:rsidR="0061454E" w:rsidRDefault="005505ED" w:rsidP="006814D8">
      <w:pPr>
        <w:spacing w:line="360" w:lineRule="auto"/>
        <w:rPr>
          <w:rFonts w:ascii="Times" w:hAnsi="Times" w:cs="Times"/>
          <w:iCs/>
          <w:color w:val="000000"/>
          <w:kern w:val="0"/>
        </w:rPr>
      </w:pPr>
      <w:r>
        <w:rPr>
          <w:rFonts w:ascii="Times New Roman" w:hAnsi="Times New Roman" w:cs="Times New Roman" w:hint="eastAsia"/>
        </w:rPr>
        <w:t xml:space="preserve">Among all those PHS </w:t>
      </w:r>
      <w:r w:rsidR="00B100F6">
        <w:rPr>
          <w:rFonts w:ascii="Times New Roman" w:hAnsi="Times New Roman" w:cs="Times New Roman"/>
        </w:rPr>
        <w:t>associat</w:t>
      </w:r>
      <w:r>
        <w:rPr>
          <w:rFonts w:ascii="Times New Roman" w:hAnsi="Times New Roman" w:cs="Times New Roman" w:hint="eastAsia"/>
        </w:rPr>
        <w:t xml:space="preserve">ed QTL across the </w:t>
      </w:r>
      <w:r>
        <w:rPr>
          <w:rFonts w:ascii="Times New Roman" w:hAnsi="Times New Roman" w:cs="Times New Roman"/>
        </w:rPr>
        <w:t>whole</w:t>
      </w:r>
      <w:r>
        <w:rPr>
          <w:rFonts w:ascii="Times New Roman" w:hAnsi="Times New Roman" w:cs="Times New Roman" w:hint="eastAsia"/>
        </w:rPr>
        <w:t xml:space="preserve"> genomes, </w:t>
      </w:r>
      <w:r w:rsidR="00B100F6">
        <w:rPr>
          <w:rFonts w:ascii="Times New Roman" w:hAnsi="Times New Roman" w:cs="Times New Roman" w:hint="eastAsia"/>
        </w:rPr>
        <w:t>QTL</w:t>
      </w:r>
      <w:r w:rsidR="00B100F6">
        <w:rPr>
          <w:rFonts w:ascii="Times New Roman" w:hAnsi="Times New Roman" w:cs="Times New Roman"/>
        </w:rPr>
        <w:t xml:space="preserve"> </w:t>
      </w:r>
      <w:r>
        <w:rPr>
          <w:rFonts w:ascii="Times New Roman" w:hAnsi="Times New Roman" w:cs="Times New Roman" w:hint="eastAsia"/>
        </w:rPr>
        <w:t xml:space="preserve">on chromosomes 3AS and 4AL were </w:t>
      </w:r>
      <w:r>
        <w:rPr>
          <w:rFonts w:ascii="Times New Roman" w:hAnsi="Times New Roman" w:cs="Times New Roman"/>
        </w:rPr>
        <w:t>investigated</w:t>
      </w:r>
      <w:r>
        <w:rPr>
          <w:rFonts w:ascii="Times New Roman" w:hAnsi="Times New Roman" w:cs="Times New Roman" w:hint="eastAsia"/>
        </w:rPr>
        <w:t xml:space="preserve"> more intensively than the other chromosomes</w:t>
      </w:r>
      <w:r w:rsidR="0051664B">
        <w:rPr>
          <w:rFonts w:ascii="Times New Roman" w:hAnsi="Times New Roman" w:cs="Times New Roman"/>
        </w:rPr>
        <w:t xml:space="preserve"> and have been taken as good candidate for gene cloning</w:t>
      </w:r>
      <w:r w:rsidR="00323CF2">
        <w:rPr>
          <w:rFonts w:ascii="Times New Roman" w:hAnsi="Times New Roman" w:cs="Times New Roman" w:hint="eastAsia"/>
        </w:rPr>
        <w:t xml:space="preserve"> </w:t>
      </w:r>
      <w:r w:rsidR="00323CF2" w:rsidRPr="007C1DDE">
        <w:rPr>
          <w:rFonts w:ascii="Times New Roman" w:hAnsi="Times New Roman" w:cs="Times New Roman"/>
        </w:rPr>
        <w:fldChar w:fldCharType="begin">
          <w:fldData xml:space="preserve">PGtleXdvcmQ+Y2hyb21vc29tZSA0YTwva2V5d29yZD48a2V5d29yZD5tYXBwaW5nIHF0bHM8L2tl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</w:fldData>
        </w:fldChar>
      </w:r>
      <w:r w:rsidR="00323CF2">
        <w:rPr>
          <w:rFonts w:ascii="Times New Roman" w:hAnsi="Times New Roman" w:cs="Times New Roman"/>
        </w:rPr>
        <w:instrText xml:space="preserve"> ADDIN EN.CITE </w:instrText>
      </w:r>
      <w:r w:rsidR="00323CF2">
        <w:rPr>
          <w:rFonts w:ascii="Times New Roman" w:hAnsi="Times New Roman" w:cs="Times New Roman"/>
        </w:rPr>
        <w:fldChar w:fldCharType="begin">
          <w:fldData xml:space="preserve">PEVuZE5vdGU+PENpdGU+PEF1dGhvcj5GYWt0aG9uZ3BoYW48L0F1dGhvcj48WWVhcj4yMDE2PC9Z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ci0xPjwvYWx0LXBlcmlvZGljYWw+PHZvbHVtZT44PC92b2x1bWU+PG51bWJlcj45PC9udW1iZXI+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==
</w:fldData>
        </w:fldChar>
      </w:r>
      <w:r w:rsidR="00323CF2">
        <w:rPr>
          <w:rFonts w:ascii="Times New Roman" w:hAnsi="Times New Roman" w:cs="Times New Roman"/>
        </w:rPr>
        <w:instrText xml:space="preserve"> ADDIN EN.CITE.DATA </w:instrText>
      </w:r>
      <w:r w:rsidR="00323CF2">
        <w:rPr>
          <w:rFonts w:ascii="Times New Roman" w:hAnsi="Times New Roman" w:cs="Times New Roman"/>
        </w:rPr>
      </w:r>
      <w:r w:rsidR="00323CF2">
        <w:rPr>
          <w:rFonts w:ascii="Times New Roman" w:hAnsi="Times New Roman" w:cs="Times New Roman"/>
        </w:rPr>
        <w:fldChar w:fldCharType="end"/>
      </w:r>
      <w:r w:rsidR="00323CF2">
        <w:rPr>
          <w:rFonts w:ascii="Times New Roman" w:hAnsi="Times New Roman" w:cs="Times New Roman"/>
        </w:rPr>
        <w:fldChar w:fldCharType="begin">
          <w:fldData xml:space="preserve">PGtleXdvcmQ+Y2hyb21vc29tZSA0YTwva2V5d29yZD48a2V5d29yZD5tYXBwaW5nIHF0bHM8L2tl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</w:fldData>
        </w:fldChar>
      </w:r>
      <w:r w:rsidR="00323CF2">
        <w:rPr>
          <w:rFonts w:ascii="Times New Roman" w:hAnsi="Times New Roman" w:cs="Times New Roman"/>
        </w:rPr>
        <w:instrText xml:space="preserve"> ADDIN EN.CITE.DATA </w:instrText>
      </w:r>
      <w:r w:rsidR="00323CF2">
        <w:rPr>
          <w:rFonts w:ascii="Times New Roman" w:hAnsi="Times New Roman" w:cs="Times New Roman"/>
        </w:rPr>
      </w:r>
      <w:r w:rsidR="00323CF2">
        <w:rPr>
          <w:rFonts w:ascii="Times New Roman" w:hAnsi="Times New Roman" w:cs="Times New Roman"/>
        </w:rPr>
        <w:fldChar w:fldCharType="end"/>
      </w:r>
      <w:r w:rsidR="00323CF2" w:rsidRPr="007C1DDE">
        <w:rPr>
          <w:rFonts w:ascii="Times New Roman" w:hAnsi="Times New Roman" w:cs="Times New Roman"/>
        </w:rPr>
      </w:r>
      <w:r w:rsidR="00323CF2" w:rsidRPr="007C1DDE">
        <w:rPr>
          <w:rFonts w:ascii="Times New Roman" w:hAnsi="Times New Roman" w:cs="Times New Roman"/>
        </w:rPr>
        <w:fldChar w:fldCharType="separate"/>
      </w:r>
      <w:r w:rsidR="00323CF2">
        <w:rPr>
          <w:rFonts w:ascii="Times New Roman" w:hAnsi="Times New Roman" w:cs="Times New Roman"/>
          <w:noProof/>
        </w:rPr>
        <w:t>(</w:t>
      </w:r>
      <w:r w:rsidR="00323CF2" w:rsidRPr="00323CF2">
        <w:rPr>
          <w:rFonts w:ascii="Times New Roman" w:hAnsi="Times New Roman" w:cs="Times New Roman"/>
          <w:smallCaps/>
          <w:noProof/>
        </w:rPr>
        <w:t>Miura</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2002; </w:t>
      </w:r>
      <w:r w:rsidR="00323CF2" w:rsidRPr="00323CF2">
        <w:rPr>
          <w:rFonts w:ascii="Times New Roman" w:hAnsi="Times New Roman" w:cs="Times New Roman"/>
          <w:smallCaps/>
          <w:noProof/>
        </w:rPr>
        <w:t>Mori</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2005; </w:t>
      </w:r>
      <w:r w:rsidR="00323CF2" w:rsidRPr="00323CF2">
        <w:rPr>
          <w:rFonts w:ascii="Times New Roman" w:hAnsi="Times New Roman" w:cs="Times New Roman"/>
          <w:smallCaps/>
          <w:noProof/>
        </w:rPr>
        <w:t>Liu</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2008; </w:t>
      </w:r>
      <w:r w:rsidR="00323CF2" w:rsidRPr="00323CF2">
        <w:rPr>
          <w:rFonts w:ascii="Times New Roman" w:hAnsi="Times New Roman" w:cs="Times New Roman"/>
          <w:smallCaps/>
          <w:noProof/>
        </w:rPr>
        <w:t>Rasul</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2009; </w:t>
      </w:r>
      <w:r w:rsidR="00323CF2" w:rsidRPr="00323CF2">
        <w:rPr>
          <w:rFonts w:ascii="Times New Roman" w:hAnsi="Times New Roman" w:cs="Times New Roman"/>
          <w:smallCaps/>
          <w:noProof/>
        </w:rPr>
        <w:t>Liu</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2011; </w:t>
      </w:r>
      <w:r w:rsidR="00323CF2" w:rsidRPr="00323CF2">
        <w:rPr>
          <w:rFonts w:ascii="Times New Roman" w:hAnsi="Times New Roman" w:cs="Times New Roman"/>
          <w:smallCaps/>
          <w:noProof/>
        </w:rPr>
        <w:t>Xiao</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2012; </w:t>
      </w:r>
      <w:r w:rsidR="00323CF2" w:rsidRPr="00323CF2">
        <w:rPr>
          <w:rFonts w:ascii="Times New Roman" w:hAnsi="Times New Roman" w:cs="Times New Roman"/>
          <w:smallCaps/>
          <w:noProof/>
        </w:rPr>
        <w:t>Lei</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2013; </w:t>
      </w:r>
      <w:r w:rsidR="00323CF2" w:rsidRPr="00323CF2">
        <w:rPr>
          <w:rFonts w:ascii="Times New Roman" w:hAnsi="Times New Roman" w:cs="Times New Roman"/>
          <w:smallCaps/>
          <w:noProof/>
        </w:rPr>
        <w:t>Lohwasser</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2013; </w:t>
      </w:r>
      <w:r w:rsidR="00323CF2" w:rsidRPr="00323CF2">
        <w:rPr>
          <w:rFonts w:ascii="Times New Roman" w:hAnsi="Times New Roman" w:cs="Times New Roman"/>
          <w:smallCaps/>
          <w:noProof/>
        </w:rPr>
        <w:t>Miao</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2013; </w:t>
      </w:r>
      <w:r w:rsidR="00323CF2" w:rsidRPr="00323CF2">
        <w:rPr>
          <w:rFonts w:ascii="Times New Roman" w:hAnsi="Times New Roman" w:cs="Times New Roman"/>
          <w:smallCaps/>
          <w:noProof/>
        </w:rPr>
        <w:t>Bi</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2014; </w:t>
      </w:r>
      <w:r w:rsidR="00323CF2" w:rsidRPr="00323CF2">
        <w:rPr>
          <w:rFonts w:ascii="Times New Roman" w:hAnsi="Times New Roman" w:cs="Times New Roman"/>
          <w:smallCaps/>
          <w:noProof/>
        </w:rPr>
        <w:t>Albrecht</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2015; </w:t>
      </w:r>
      <w:r w:rsidR="00323CF2" w:rsidRPr="00323CF2">
        <w:rPr>
          <w:rFonts w:ascii="Times New Roman" w:hAnsi="Times New Roman" w:cs="Times New Roman"/>
          <w:smallCaps/>
          <w:noProof/>
        </w:rPr>
        <w:t>Lin</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2015; </w:t>
      </w:r>
      <w:r w:rsidR="00323CF2" w:rsidRPr="00323CF2">
        <w:rPr>
          <w:rFonts w:ascii="Times New Roman" w:hAnsi="Times New Roman" w:cs="Times New Roman"/>
          <w:smallCaps/>
          <w:noProof/>
        </w:rPr>
        <w:t>Cao</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2016; </w:t>
      </w:r>
      <w:r w:rsidR="00323CF2" w:rsidRPr="00323CF2">
        <w:rPr>
          <w:rFonts w:ascii="Times New Roman" w:hAnsi="Times New Roman" w:cs="Times New Roman"/>
          <w:smallCaps/>
          <w:noProof/>
        </w:rPr>
        <w:t>Fakthongphan</w:t>
      </w:r>
      <w:r w:rsidR="00323CF2" w:rsidRPr="00323CF2">
        <w:rPr>
          <w:rFonts w:ascii="Times New Roman" w:hAnsi="Times New Roman" w:cs="Times New Roman"/>
          <w:i/>
          <w:noProof/>
        </w:rPr>
        <w:t xml:space="preserve"> et al.</w:t>
      </w:r>
      <w:r w:rsidR="00323CF2">
        <w:rPr>
          <w:rFonts w:ascii="Times New Roman" w:hAnsi="Times New Roman" w:cs="Times New Roman"/>
          <w:noProof/>
        </w:rPr>
        <w:t xml:space="preserve"> 2016)</w:t>
      </w:r>
      <w:r w:rsidR="00323CF2" w:rsidRPr="007C1DDE">
        <w:rPr>
          <w:rFonts w:ascii="Times New Roman" w:hAnsi="Times New Roman" w:cs="Times New Roman"/>
        </w:rPr>
        <w:fldChar w:fldCharType="end"/>
      </w:r>
      <w:r>
        <w:rPr>
          <w:rFonts w:ascii="Times New Roman" w:hAnsi="Times New Roman" w:cs="Times New Roman" w:hint="eastAsia"/>
        </w:rPr>
        <w:t>.</w:t>
      </w:r>
      <w:r w:rsidR="00B100F6" w:rsidRPr="00B100F6" w:rsidDel="005505ED">
        <w:rPr>
          <w:rFonts w:ascii="Times New Roman" w:hAnsi="Times New Roman" w:cs="Times New Roman"/>
          <w:color w:val="000000"/>
        </w:rPr>
        <w:t xml:space="preserve"> </w:t>
      </w:r>
      <w:r w:rsidR="00311BB8">
        <w:rPr>
          <w:rFonts w:ascii="Times New Roman" w:hAnsi="Times New Roman" w:cs="Times New Roman" w:hint="eastAsia"/>
          <w:color w:val="000000"/>
        </w:rPr>
        <w:t xml:space="preserve">Before </w:t>
      </w:r>
      <w:r w:rsidR="006814D8">
        <w:rPr>
          <w:rFonts w:ascii="Times New Roman" w:hAnsi="Times New Roman" w:cs="Times New Roman" w:hint="eastAsia"/>
          <w:color w:val="000000"/>
        </w:rPr>
        <w:t xml:space="preserve">two </w:t>
      </w:r>
      <w:r w:rsidR="006814D8">
        <w:rPr>
          <w:rFonts w:ascii="Times New Roman" w:hAnsi="Times New Roman" w:cs="Times New Roman"/>
          <w:color w:val="000000"/>
        </w:rPr>
        <w:t>different</w:t>
      </w:r>
      <w:r w:rsidR="006814D8">
        <w:rPr>
          <w:rFonts w:ascii="Times New Roman" w:hAnsi="Times New Roman" w:cs="Times New Roman" w:hint="eastAsia"/>
          <w:color w:val="000000"/>
        </w:rPr>
        <w:t xml:space="preserve"> genes, </w:t>
      </w:r>
      <w:r w:rsidR="006814D8" w:rsidRPr="006814D8">
        <w:rPr>
          <w:rFonts w:ascii="Times New Roman" w:hAnsi="Times New Roman" w:cs="Times New Roman" w:hint="eastAsia"/>
          <w:i/>
          <w:color w:val="000000"/>
        </w:rPr>
        <w:t>PM19</w:t>
      </w:r>
      <w:r w:rsidR="006814D8">
        <w:rPr>
          <w:rFonts w:ascii="Times New Roman" w:hAnsi="Times New Roman" w:cs="Times New Roman" w:hint="eastAsia"/>
          <w:color w:val="000000"/>
        </w:rPr>
        <w:t xml:space="preserve"> and </w:t>
      </w:r>
      <w:r w:rsidR="006814D8" w:rsidRPr="006814D8">
        <w:rPr>
          <w:rFonts w:ascii="Times New Roman" w:hAnsi="Times New Roman" w:cs="Times New Roman" w:hint="eastAsia"/>
          <w:i/>
          <w:color w:val="000000"/>
        </w:rPr>
        <w:t>MKK3</w:t>
      </w:r>
      <w:r w:rsidR="006814D8">
        <w:rPr>
          <w:rFonts w:ascii="Times New Roman" w:hAnsi="Times New Roman" w:cs="Times New Roman" w:hint="eastAsia"/>
          <w:color w:val="000000"/>
        </w:rPr>
        <w:t xml:space="preserve">, were cloned from </w:t>
      </w:r>
      <w:r w:rsidR="00311BB8">
        <w:rPr>
          <w:rFonts w:ascii="Times New Roman" w:hAnsi="Times New Roman" w:cs="Times New Roman" w:hint="eastAsia"/>
          <w:color w:val="000000"/>
        </w:rPr>
        <w:t xml:space="preserve">PHS </w:t>
      </w:r>
      <w:r w:rsidR="00311BB8">
        <w:rPr>
          <w:rFonts w:ascii="Times New Roman" w:hAnsi="Times New Roman" w:cs="Times New Roman"/>
          <w:color w:val="000000"/>
        </w:rPr>
        <w:t>resistant</w:t>
      </w:r>
      <w:r w:rsidR="00311BB8">
        <w:rPr>
          <w:rFonts w:ascii="Times New Roman" w:hAnsi="Times New Roman" w:cs="Times New Roman" w:hint="eastAsia"/>
          <w:color w:val="000000"/>
        </w:rPr>
        <w:t xml:space="preserve"> QTL </w:t>
      </w:r>
      <w:r w:rsidR="006814D8">
        <w:rPr>
          <w:rFonts w:ascii="Times New Roman" w:hAnsi="Times New Roman" w:cs="Times New Roman" w:hint="eastAsia"/>
          <w:color w:val="000000"/>
        </w:rPr>
        <w:t xml:space="preserve">on wheat chromosome 4AL by two different research groups </w:t>
      </w:r>
      <w:r w:rsidR="006814D8">
        <w:rPr>
          <w:rFonts w:ascii="Times New Roman" w:hAnsi="Times New Roman" w:cs="Times New Roman"/>
          <w:color w:val="000000"/>
        </w:rPr>
        <w:fldChar w:fldCharType="begin">
          <w:fldData xml:space="preserve">PEVuZE5vdGU+PENpdGU+PEF1dGhvcj5Ub3JhZGE8L0F1dGhvcj48WWVhcj4yMDE2PC9ZZWFyPjxS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</w:fldData>
        </w:fldChar>
      </w:r>
      <w:r w:rsidR="006814D8">
        <w:rPr>
          <w:rFonts w:ascii="Times New Roman" w:hAnsi="Times New Roman" w:cs="Times New Roman"/>
          <w:color w:val="000000"/>
        </w:rPr>
        <w:instrText xml:space="preserve"> ADDIN EN.CITE </w:instrText>
      </w:r>
      <w:r w:rsidR="006814D8">
        <w:rPr>
          <w:rFonts w:ascii="Times New Roman" w:hAnsi="Times New Roman" w:cs="Times New Roman"/>
          <w:color w:val="000000"/>
        </w:rPr>
        <w:fldChar w:fldCharType="begin">
          <w:fldData xml:space="preserve">PEVuZE5vdGU+PENpdGU+PEF1dGhvcj5Ub3JhZGE8L0F1dGhvcj48WWVhcj4yMDE2PC9ZZWFyPjxS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</w:fldData>
        </w:fldChar>
      </w:r>
      <w:r w:rsidR="006814D8">
        <w:rPr>
          <w:rFonts w:ascii="Times New Roman" w:hAnsi="Times New Roman" w:cs="Times New Roman"/>
          <w:color w:val="000000"/>
        </w:rPr>
        <w:instrText xml:space="preserve"> ADDIN EN.CITE.DATA </w:instrText>
      </w:r>
      <w:r w:rsidR="006814D8">
        <w:rPr>
          <w:rFonts w:ascii="Times New Roman" w:hAnsi="Times New Roman" w:cs="Times New Roman"/>
          <w:color w:val="000000"/>
        </w:rPr>
      </w:r>
      <w:r w:rsidR="006814D8">
        <w:rPr>
          <w:rFonts w:ascii="Times New Roman" w:hAnsi="Times New Roman" w:cs="Times New Roman"/>
          <w:color w:val="000000"/>
        </w:rPr>
        <w:fldChar w:fldCharType="end"/>
      </w:r>
      <w:r w:rsidR="006814D8">
        <w:rPr>
          <w:rFonts w:ascii="Times New Roman" w:hAnsi="Times New Roman" w:cs="Times New Roman"/>
          <w:color w:val="000000"/>
        </w:rPr>
      </w:r>
      <w:r w:rsidR="006814D8">
        <w:rPr>
          <w:rFonts w:ascii="Times New Roman" w:hAnsi="Times New Roman" w:cs="Times New Roman"/>
          <w:color w:val="000000"/>
        </w:rPr>
        <w:fldChar w:fldCharType="separate"/>
      </w:r>
      <w:r w:rsidR="006814D8">
        <w:rPr>
          <w:rFonts w:ascii="Times New Roman" w:hAnsi="Times New Roman" w:cs="Times New Roman"/>
          <w:noProof/>
          <w:color w:val="000000"/>
        </w:rPr>
        <w:t>(</w:t>
      </w:r>
      <w:r w:rsidR="006814D8" w:rsidRPr="006814D8">
        <w:rPr>
          <w:rFonts w:ascii="Times New Roman" w:hAnsi="Times New Roman" w:cs="Times New Roman"/>
          <w:smallCaps/>
          <w:noProof/>
          <w:color w:val="000000"/>
        </w:rPr>
        <w:t>Barrero</w:t>
      </w:r>
      <w:r w:rsidR="006814D8" w:rsidRPr="006814D8">
        <w:rPr>
          <w:rFonts w:ascii="Times New Roman" w:hAnsi="Times New Roman" w:cs="Times New Roman"/>
          <w:i/>
          <w:noProof/>
          <w:color w:val="000000"/>
        </w:rPr>
        <w:t xml:space="preserve"> et al.</w:t>
      </w:r>
      <w:r w:rsidR="006814D8">
        <w:rPr>
          <w:rFonts w:ascii="Times New Roman" w:hAnsi="Times New Roman" w:cs="Times New Roman"/>
          <w:noProof/>
          <w:color w:val="000000"/>
        </w:rPr>
        <w:t xml:space="preserve"> 2015; </w:t>
      </w:r>
      <w:r w:rsidR="006814D8" w:rsidRPr="006814D8">
        <w:rPr>
          <w:rFonts w:ascii="Times New Roman" w:hAnsi="Times New Roman" w:cs="Times New Roman"/>
          <w:smallCaps/>
          <w:noProof/>
          <w:color w:val="000000"/>
        </w:rPr>
        <w:t>Torada</w:t>
      </w:r>
      <w:r w:rsidR="006814D8" w:rsidRPr="006814D8">
        <w:rPr>
          <w:rFonts w:ascii="Times New Roman" w:hAnsi="Times New Roman" w:cs="Times New Roman"/>
          <w:i/>
          <w:noProof/>
          <w:color w:val="000000"/>
        </w:rPr>
        <w:t xml:space="preserve"> et al.</w:t>
      </w:r>
      <w:r w:rsidR="006814D8">
        <w:rPr>
          <w:rFonts w:ascii="Times New Roman" w:hAnsi="Times New Roman" w:cs="Times New Roman"/>
          <w:noProof/>
          <w:color w:val="000000"/>
        </w:rPr>
        <w:t xml:space="preserve"> 2016)</w:t>
      </w:r>
      <w:r w:rsidR="006814D8">
        <w:rPr>
          <w:rFonts w:ascii="Times New Roman" w:hAnsi="Times New Roman" w:cs="Times New Roman"/>
          <w:color w:val="000000"/>
        </w:rPr>
        <w:fldChar w:fldCharType="end"/>
      </w:r>
      <w:r w:rsidR="006814D8">
        <w:rPr>
          <w:rFonts w:ascii="Times New Roman" w:hAnsi="Times New Roman" w:cs="Times New Roman" w:hint="eastAsia"/>
          <w:color w:val="000000"/>
        </w:rPr>
        <w:t xml:space="preserve">, </w:t>
      </w:r>
      <w:r w:rsidR="009B6AB8">
        <w:rPr>
          <w:rFonts w:ascii="Times New Roman" w:hAnsi="Times New Roman" w:cs="Times New Roman" w:hint="eastAsia"/>
        </w:rPr>
        <w:t>t</w:t>
      </w:r>
      <w:r w:rsidR="009B6AB8" w:rsidRPr="007F33F4">
        <w:rPr>
          <w:rFonts w:ascii="Times New Roman" w:hAnsi="Times New Roman" w:cs="Times New Roman" w:hint="eastAsia"/>
        </w:rPr>
        <w:t xml:space="preserve">he </w:t>
      </w:r>
      <w:r w:rsidR="009B6AB8">
        <w:rPr>
          <w:rFonts w:ascii="Times New Roman" w:hAnsi="Times New Roman" w:cs="Times New Roman"/>
        </w:rPr>
        <w:t>major</w:t>
      </w:r>
      <w:r w:rsidR="009B6AB8" w:rsidRPr="007F33F4">
        <w:rPr>
          <w:rFonts w:ascii="Times New Roman" w:hAnsi="Times New Roman" w:cs="Times New Roman" w:hint="eastAsia"/>
        </w:rPr>
        <w:t xml:space="preserve"> </w:t>
      </w:r>
      <w:r w:rsidR="009B6AB8" w:rsidRPr="007F33F4">
        <w:rPr>
          <w:rFonts w:ascii="Times New Roman" w:hAnsi="Times New Roman" w:cs="Times New Roman"/>
        </w:rPr>
        <w:t>PHS</w:t>
      </w:r>
      <w:r w:rsidR="009B6AB8">
        <w:rPr>
          <w:rFonts w:ascii="Times New Roman" w:hAnsi="Times New Roman" w:cs="Times New Roman"/>
        </w:rPr>
        <w:t>-</w:t>
      </w:r>
      <w:r w:rsidR="009B6AB8" w:rsidRPr="007F33F4">
        <w:rPr>
          <w:rFonts w:ascii="Times New Roman" w:hAnsi="Times New Roman" w:cs="Times New Roman"/>
        </w:rPr>
        <w:t>resistan</w:t>
      </w:r>
      <w:r w:rsidR="009B6AB8">
        <w:rPr>
          <w:rFonts w:ascii="Times New Roman" w:hAnsi="Times New Roman" w:cs="Times New Roman"/>
        </w:rPr>
        <w:t>t</w:t>
      </w:r>
      <w:r w:rsidR="009B6AB8" w:rsidRPr="007F33F4">
        <w:rPr>
          <w:rFonts w:ascii="Times New Roman" w:hAnsi="Times New Roman" w:cs="Times New Roman"/>
        </w:rPr>
        <w:t xml:space="preserve"> </w:t>
      </w:r>
      <w:r w:rsidR="009B6AB8" w:rsidRPr="007F33F4">
        <w:rPr>
          <w:rFonts w:ascii="Times New Roman" w:hAnsi="Times New Roman" w:cs="Times New Roman" w:hint="eastAsia"/>
        </w:rPr>
        <w:t>QTL</w:t>
      </w:r>
      <w:r w:rsidR="009B6AB8">
        <w:rPr>
          <w:rFonts w:ascii="Times New Roman" w:hAnsi="Times New Roman" w:cs="Times New Roman"/>
        </w:rPr>
        <w:t xml:space="preserve"> </w:t>
      </w:r>
      <w:r>
        <w:rPr>
          <w:rFonts w:ascii="Times New Roman" w:hAnsi="Times New Roman" w:cs="Times New Roman"/>
        </w:rPr>
        <w:t>consistently</w:t>
      </w:r>
      <w:r>
        <w:rPr>
          <w:rFonts w:ascii="Times New Roman" w:hAnsi="Times New Roman" w:cs="Times New Roman" w:hint="eastAsia"/>
        </w:rPr>
        <w:t xml:space="preserve"> detected </w:t>
      </w:r>
      <w:r w:rsidR="007F33F4" w:rsidRPr="007F33F4">
        <w:rPr>
          <w:rFonts w:ascii="Times New Roman" w:hAnsi="Times New Roman" w:cs="Times New Roman"/>
        </w:rPr>
        <w:t>on 3AS chromosome</w:t>
      </w:r>
      <w:r w:rsidR="006814D8">
        <w:rPr>
          <w:rFonts w:ascii="Times New Roman" w:hAnsi="Times New Roman" w:cs="Times New Roman" w:hint="eastAsia"/>
        </w:rPr>
        <w:t xml:space="preserve"> </w:t>
      </w:r>
      <w:r w:rsidR="007F33F4" w:rsidRPr="007F33F4">
        <w:rPr>
          <w:rFonts w:ascii="Times New Roman" w:hAnsi="Times New Roman" w:cs="Times New Roman"/>
        </w:rPr>
        <w:t>w</w:t>
      </w:r>
      <w:r w:rsidR="007F33F4" w:rsidRPr="007F33F4">
        <w:rPr>
          <w:rFonts w:ascii="Times New Roman" w:hAnsi="Times New Roman" w:cs="Times New Roman" w:hint="eastAsia"/>
        </w:rPr>
        <w:t>ere</w:t>
      </w:r>
      <w:r w:rsidR="007F33F4" w:rsidRPr="007F33F4">
        <w:rPr>
          <w:rFonts w:ascii="Times New Roman" w:hAnsi="Times New Roman" w:cs="Times New Roman"/>
        </w:rPr>
        <w:t xml:space="preserve"> </w:t>
      </w:r>
      <w:r w:rsidR="006814D8">
        <w:rPr>
          <w:rFonts w:ascii="Times New Roman" w:hAnsi="Times New Roman" w:cs="Times New Roman"/>
        </w:rPr>
        <w:t>already</w:t>
      </w:r>
      <w:r w:rsidR="006814D8">
        <w:rPr>
          <w:rFonts w:ascii="Times New Roman" w:hAnsi="Times New Roman" w:cs="Times New Roman" w:hint="eastAsia"/>
        </w:rPr>
        <w:t xml:space="preserve"> </w:t>
      </w:r>
      <w:r w:rsidR="007F33F4" w:rsidRPr="007F33F4">
        <w:rPr>
          <w:rFonts w:ascii="Times New Roman" w:hAnsi="Times New Roman" w:cs="Times New Roman"/>
        </w:rPr>
        <w:t>successfully cloned by two different research groups</w:t>
      </w:r>
      <w:r w:rsidR="0051664B">
        <w:rPr>
          <w:rFonts w:ascii="Times New Roman" w:hAnsi="Times New Roman" w:cs="Times New Roman"/>
        </w:rPr>
        <w:t xml:space="preserve"> </w:t>
      </w:r>
      <w:r w:rsidR="0051664B" w:rsidRPr="007F33F4">
        <w:rPr>
          <w:rFonts w:ascii="Times New Roman" w:hAnsi="Times New Roman" w:cs="Times New Roman"/>
        </w:rPr>
        <w:fldChar w:fldCharType="begin">
          <w:fldData xml:space="preserve">PEVuZE5vdGU+PENpdGU+PEF1dGhvcj5OYWthbXVyYTwvQXV0aG9yPjxZZWFyPjIwMTE8L1llYXI+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</w:fldData>
        </w:fldChar>
      </w:r>
      <w:r w:rsidR="0051664B">
        <w:rPr>
          <w:rFonts w:ascii="Times New Roman" w:hAnsi="Times New Roman" w:cs="Times New Roman"/>
        </w:rPr>
        <w:instrText xml:space="preserve"> ADDIN EN.CITE </w:instrText>
      </w:r>
      <w:r w:rsidR="0051664B">
        <w:rPr>
          <w:rFonts w:ascii="Times New Roman" w:hAnsi="Times New Roman" w:cs="Times New Roman"/>
        </w:rPr>
        <w:fldChar w:fldCharType="begin">
          <w:fldData xml:space="preserve">PEVuZE5vdGU+PENpdGU+PEF1dGhvcj5OYWthbXVyYTwvQXV0aG9yPjxZZWFyPjIwMTE8L1llYXI+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</w:fldData>
        </w:fldChar>
      </w:r>
      <w:r w:rsidR="0051664B">
        <w:rPr>
          <w:rFonts w:ascii="Times New Roman" w:hAnsi="Times New Roman" w:cs="Times New Roman"/>
        </w:rPr>
        <w:instrText xml:space="preserve"> ADDIN EN.CITE.DATA </w:instrText>
      </w:r>
      <w:r w:rsidR="0051664B">
        <w:rPr>
          <w:rFonts w:ascii="Times New Roman" w:hAnsi="Times New Roman" w:cs="Times New Roman"/>
        </w:rPr>
      </w:r>
      <w:r w:rsidR="0051664B">
        <w:rPr>
          <w:rFonts w:ascii="Times New Roman" w:hAnsi="Times New Roman" w:cs="Times New Roman"/>
        </w:rPr>
        <w:fldChar w:fldCharType="end"/>
      </w:r>
      <w:r w:rsidR="0051664B" w:rsidRPr="007F33F4">
        <w:rPr>
          <w:rFonts w:ascii="Times New Roman" w:hAnsi="Times New Roman" w:cs="Times New Roman"/>
        </w:rPr>
      </w:r>
      <w:r w:rsidR="0051664B" w:rsidRPr="007F33F4">
        <w:rPr>
          <w:rFonts w:ascii="Times New Roman" w:hAnsi="Times New Roman" w:cs="Times New Roman"/>
        </w:rPr>
        <w:fldChar w:fldCharType="separate"/>
      </w:r>
      <w:r w:rsidR="0051664B">
        <w:rPr>
          <w:rFonts w:ascii="Times New Roman" w:hAnsi="Times New Roman" w:cs="Times New Roman"/>
          <w:noProof/>
        </w:rPr>
        <w:t>(</w:t>
      </w:r>
      <w:r w:rsidR="0051664B" w:rsidRPr="001D264F">
        <w:rPr>
          <w:rFonts w:ascii="Times New Roman" w:hAnsi="Times New Roman" w:cs="Times New Roman"/>
          <w:smallCaps/>
          <w:noProof/>
        </w:rPr>
        <w:t>Nakamura</w:t>
      </w:r>
      <w:r w:rsidR="0051664B" w:rsidRPr="001D264F">
        <w:rPr>
          <w:rFonts w:ascii="Times New Roman" w:hAnsi="Times New Roman" w:cs="Times New Roman"/>
          <w:i/>
          <w:noProof/>
        </w:rPr>
        <w:t xml:space="preserve"> et al.</w:t>
      </w:r>
      <w:r w:rsidR="0051664B">
        <w:rPr>
          <w:rFonts w:ascii="Times New Roman" w:hAnsi="Times New Roman" w:cs="Times New Roman"/>
          <w:noProof/>
        </w:rPr>
        <w:t xml:space="preserve"> 2011; </w:t>
      </w:r>
      <w:r w:rsidR="0051664B" w:rsidRPr="001D264F">
        <w:rPr>
          <w:rFonts w:ascii="Times New Roman" w:hAnsi="Times New Roman" w:cs="Times New Roman"/>
          <w:smallCaps/>
          <w:noProof/>
        </w:rPr>
        <w:t>Liu</w:t>
      </w:r>
      <w:r w:rsidR="0051664B" w:rsidRPr="001D264F">
        <w:rPr>
          <w:rFonts w:ascii="Times New Roman" w:hAnsi="Times New Roman" w:cs="Times New Roman"/>
          <w:i/>
          <w:noProof/>
        </w:rPr>
        <w:t xml:space="preserve"> et al.</w:t>
      </w:r>
      <w:r w:rsidR="0051664B">
        <w:rPr>
          <w:rFonts w:ascii="Times New Roman" w:hAnsi="Times New Roman" w:cs="Times New Roman"/>
          <w:noProof/>
        </w:rPr>
        <w:t xml:space="preserve"> 2013)</w:t>
      </w:r>
      <w:r w:rsidR="0051664B" w:rsidRPr="007F33F4">
        <w:rPr>
          <w:rFonts w:ascii="Times New Roman" w:hAnsi="Times New Roman" w:cs="Times New Roman"/>
        </w:rPr>
        <w:fldChar w:fldCharType="end"/>
      </w:r>
      <w:r w:rsidR="009B6AB8">
        <w:rPr>
          <w:rFonts w:ascii="Times New Roman" w:hAnsi="Times New Roman" w:cs="Times New Roman" w:hint="eastAsia"/>
        </w:rPr>
        <w:t>.</w:t>
      </w:r>
      <w:r w:rsidR="007F33F4" w:rsidRPr="007F33F4">
        <w:rPr>
          <w:rFonts w:ascii="Times New Roman" w:hAnsi="Times New Roman" w:cs="Times New Roman"/>
        </w:rPr>
        <w:t xml:space="preserve"> </w:t>
      </w:r>
      <w:r w:rsidR="009B6AB8">
        <w:rPr>
          <w:rFonts w:ascii="Times New Roman" w:hAnsi="Times New Roman" w:cs="Times New Roman" w:hint="eastAsia"/>
        </w:rPr>
        <w:t xml:space="preserve">Both of the </w:t>
      </w:r>
      <w:r w:rsidR="0051664B">
        <w:rPr>
          <w:rFonts w:ascii="Times New Roman" w:hAnsi="Times New Roman" w:cs="Times New Roman"/>
        </w:rPr>
        <w:t xml:space="preserve">cloned </w:t>
      </w:r>
      <w:r w:rsidR="009B6AB8">
        <w:rPr>
          <w:rFonts w:ascii="Times New Roman" w:hAnsi="Times New Roman" w:cs="Times New Roman" w:hint="eastAsia"/>
        </w:rPr>
        <w:t>genes were proved to be the</w:t>
      </w:r>
      <w:r w:rsidR="009B6AB8" w:rsidRPr="007F33F4">
        <w:rPr>
          <w:rFonts w:ascii="Times New Roman" w:hAnsi="Times New Roman" w:cs="Times New Roman"/>
        </w:rPr>
        <w:t xml:space="preserve"> wheat homolog of MOTHER OF FT AND TFL1 (</w:t>
      </w:r>
      <w:r w:rsidR="009B6AB8" w:rsidRPr="007F33F4">
        <w:rPr>
          <w:rFonts w:ascii="Times New Roman" w:hAnsi="Times New Roman" w:cs="Times New Roman"/>
          <w:i/>
        </w:rPr>
        <w:t>MFT</w:t>
      </w:r>
      <w:r w:rsidR="009B6AB8">
        <w:rPr>
          <w:rFonts w:ascii="Times New Roman" w:hAnsi="Times New Roman" w:cs="Times New Roman"/>
        </w:rPr>
        <w:t>)</w:t>
      </w:r>
      <w:r w:rsidR="009B6AB8">
        <w:rPr>
          <w:rFonts w:ascii="Times New Roman" w:hAnsi="Times New Roman" w:cs="Times New Roman" w:hint="eastAsia"/>
        </w:rPr>
        <w:t>. However th</w:t>
      </w:r>
      <w:r w:rsidR="0051664B">
        <w:rPr>
          <w:rFonts w:ascii="Times New Roman" w:hAnsi="Times New Roman" w:cs="Times New Roman"/>
        </w:rPr>
        <w:t>ey</w:t>
      </w:r>
      <w:r w:rsidR="009B6AB8">
        <w:rPr>
          <w:rFonts w:ascii="Times New Roman" w:hAnsi="Times New Roman" w:cs="Times New Roman" w:hint="eastAsia"/>
        </w:rPr>
        <w:t xml:space="preserve"> identified </w:t>
      </w:r>
      <w:r w:rsidR="007F33F4" w:rsidRPr="007F33F4">
        <w:rPr>
          <w:rFonts w:ascii="Times New Roman" w:hAnsi="Times New Roman" w:cs="Times New Roman"/>
        </w:rPr>
        <w:t xml:space="preserve">different </w:t>
      </w:r>
      <w:r w:rsidR="003C2174">
        <w:rPr>
          <w:rFonts w:ascii="Times New Roman" w:hAnsi="Times New Roman" w:cs="Times New Roman"/>
        </w:rPr>
        <w:t xml:space="preserve">causal </w:t>
      </w:r>
      <w:r w:rsidR="007F33F4" w:rsidRPr="007F33F4">
        <w:rPr>
          <w:rFonts w:ascii="Times New Roman" w:hAnsi="Times New Roman" w:cs="Times New Roman"/>
        </w:rPr>
        <w:t>variations</w:t>
      </w:r>
      <w:r w:rsidR="007F33F4" w:rsidRPr="007F33F4">
        <w:rPr>
          <w:rFonts w:ascii="Times New Roman" w:hAnsi="Times New Roman" w:cs="Times New Roman" w:hint="eastAsia"/>
        </w:rPr>
        <w:t xml:space="preserve"> </w:t>
      </w:r>
      <w:r w:rsidR="00B100F6">
        <w:rPr>
          <w:rFonts w:ascii="Times New Roman" w:hAnsi="Times New Roman" w:cs="Times New Roman"/>
        </w:rPr>
        <w:t xml:space="preserve">with </w:t>
      </w:r>
      <w:r w:rsidR="00B100F6" w:rsidRPr="007F33F4">
        <w:rPr>
          <w:rFonts w:ascii="Times New Roman" w:hAnsi="Times New Roman" w:cs="Times New Roman"/>
        </w:rPr>
        <w:t xml:space="preserve">significantly effect in PHS resistance </w:t>
      </w:r>
      <w:r w:rsidR="009B6AB8">
        <w:rPr>
          <w:rFonts w:ascii="Times New Roman" w:hAnsi="Times New Roman" w:cs="Times New Roman" w:hint="eastAsia"/>
        </w:rPr>
        <w:t xml:space="preserve">in </w:t>
      </w:r>
      <w:r w:rsidR="0051664B">
        <w:rPr>
          <w:rFonts w:ascii="Times New Roman" w:hAnsi="Times New Roman" w:cs="Times New Roman"/>
        </w:rPr>
        <w:t>this</w:t>
      </w:r>
      <w:r w:rsidR="009B6AB8">
        <w:rPr>
          <w:rFonts w:ascii="Times New Roman" w:hAnsi="Times New Roman" w:cs="Times New Roman" w:hint="eastAsia"/>
        </w:rPr>
        <w:t xml:space="preserve"> identical gene</w:t>
      </w:r>
      <w:r w:rsidR="0051664B">
        <w:rPr>
          <w:rFonts w:ascii="Times New Roman" w:hAnsi="Times New Roman" w:cs="Times New Roman"/>
        </w:rPr>
        <w:t xml:space="preserve">. </w:t>
      </w:r>
      <w:proofErr w:type="gramStart"/>
      <w:r w:rsidR="007F33F4" w:rsidRPr="007F33F4">
        <w:rPr>
          <w:rFonts w:ascii="Times New Roman" w:hAnsi="Times New Roman" w:cs="Times New Roman"/>
        </w:rPr>
        <w:t xml:space="preserve">The </w:t>
      </w:r>
      <w:r w:rsidR="00EC46B4">
        <w:rPr>
          <w:rFonts w:ascii="Times New Roman" w:hAnsi="Times New Roman" w:cs="Times New Roman" w:hint="eastAsia"/>
        </w:rPr>
        <w:t>association between a</w:t>
      </w:r>
      <w:r w:rsidR="00EC46B4" w:rsidRPr="007F33F4">
        <w:rPr>
          <w:rFonts w:ascii="Times New Roman" w:hAnsi="Times New Roman" w:cs="Times New Roman"/>
        </w:rPr>
        <w:t xml:space="preserve"> promoter variation</w:t>
      </w:r>
      <w:r w:rsidR="007F33F4" w:rsidRPr="007F33F4">
        <w:rPr>
          <w:rFonts w:ascii="Times New Roman" w:hAnsi="Times New Roman" w:cs="Times New Roman"/>
        </w:rPr>
        <w:t xml:space="preserve"> </w:t>
      </w:r>
      <w:r w:rsidR="007831EA">
        <w:rPr>
          <w:rFonts w:ascii="Times New Roman" w:hAnsi="Times New Roman" w:cs="Times New Roman"/>
        </w:rPr>
        <w:t xml:space="preserve">in </w:t>
      </w:r>
      <w:proofErr w:type="spellStart"/>
      <w:r w:rsidR="007831EA">
        <w:rPr>
          <w:rFonts w:ascii="Times New Roman" w:hAnsi="Times New Roman" w:cs="Times New Roman"/>
        </w:rPr>
        <w:t>TaMFT</w:t>
      </w:r>
      <w:proofErr w:type="spellEnd"/>
      <w:r w:rsidR="007831EA">
        <w:rPr>
          <w:rFonts w:ascii="Times New Roman" w:hAnsi="Times New Roman" w:cs="Times New Roman"/>
        </w:rPr>
        <w:t xml:space="preserve"> </w:t>
      </w:r>
      <w:r w:rsidR="007F33F4" w:rsidRPr="007F33F4">
        <w:rPr>
          <w:rFonts w:ascii="Times New Roman" w:hAnsi="Times New Roman" w:cs="Times New Roman"/>
        </w:rPr>
        <w:t xml:space="preserve">and </w:t>
      </w:r>
      <w:r w:rsidR="00EC46B4">
        <w:rPr>
          <w:rFonts w:ascii="Times New Roman" w:hAnsi="Times New Roman" w:cs="Times New Roman" w:hint="eastAsia"/>
        </w:rPr>
        <w:t xml:space="preserve">reduced </w:t>
      </w:r>
      <w:r w:rsidR="00B100F6">
        <w:rPr>
          <w:rFonts w:ascii="Times New Roman" w:hAnsi="Times New Roman" w:cs="Times New Roman"/>
        </w:rPr>
        <w:t xml:space="preserve">seed </w:t>
      </w:r>
      <w:r w:rsidR="00EC46B4">
        <w:rPr>
          <w:rFonts w:ascii="Times New Roman" w:hAnsi="Times New Roman" w:cs="Times New Roman" w:hint="eastAsia"/>
        </w:rPr>
        <w:t>germination</w:t>
      </w:r>
      <w:r w:rsidR="00EC46B4" w:rsidRPr="007F33F4">
        <w:rPr>
          <w:rFonts w:ascii="Times New Roman" w:hAnsi="Times New Roman" w:cs="Times New Roman"/>
        </w:rPr>
        <w:t xml:space="preserve"> </w:t>
      </w:r>
      <w:r w:rsidR="007F33F4" w:rsidRPr="007F33F4">
        <w:rPr>
          <w:rFonts w:ascii="Times New Roman" w:hAnsi="Times New Roman" w:cs="Times New Roman"/>
        </w:rPr>
        <w:t xml:space="preserve">was </w:t>
      </w:r>
      <w:r w:rsidR="00EC46B4">
        <w:rPr>
          <w:rFonts w:ascii="Times New Roman" w:hAnsi="Times New Roman" w:cs="Times New Roman" w:hint="eastAsia"/>
        </w:rPr>
        <w:t>observed</w:t>
      </w:r>
      <w:r w:rsidR="00EC46B4" w:rsidRPr="007F33F4">
        <w:rPr>
          <w:rFonts w:ascii="Times New Roman" w:hAnsi="Times New Roman" w:cs="Times New Roman"/>
        </w:rPr>
        <w:t xml:space="preserve"> </w:t>
      </w:r>
      <w:r w:rsidR="007F33F4" w:rsidRPr="007F33F4">
        <w:rPr>
          <w:rFonts w:ascii="Times New Roman" w:hAnsi="Times New Roman" w:cs="Times New Roman" w:hint="eastAsia"/>
        </w:rPr>
        <w:t xml:space="preserve">by </w:t>
      </w:r>
      <w:r w:rsidR="007F33F4" w:rsidRPr="007F33F4">
        <w:rPr>
          <w:rFonts w:ascii="Times New Roman" w:hAnsi="Times New Roman" w:cs="Times New Roman"/>
        </w:rPr>
        <w:t>Nakamura et al</w:t>
      </w:r>
      <w:proofErr w:type="gramEnd"/>
      <w:r w:rsidR="007F33F4" w:rsidRPr="007F33F4">
        <w:rPr>
          <w:rFonts w:ascii="Times New Roman" w:hAnsi="Times New Roman" w:cs="Times New Roman"/>
        </w:rPr>
        <w:t>.</w:t>
      </w:r>
      <w:r w:rsidR="003E064D" w:rsidRPr="007F33F4">
        <w:rPr>
          <w:rFonts w:ascii="Times New Roman" w:hAnsi="Times New Roman" w:cs="Times New Roman" w:hint="eastAsia"/>
        </w:rPr>
        <w:t xml:space="preserve"> </w:t>
      </w:r>
      <w:r w:rsidR="007831EA">
        <w:rPr>
          <w:rFonts w:ascii="Times New Roman" w:hAnsi="Times New Roman" w:cs="Times New Roman"/>
        </w:rPr>
        <w:t>In</w:t>
      </w:r>
      <w:r w:rsidR="003E064D">
        <w:rPr>
          <w:rFonts w:ascii="Times New Roman" w:hAnsi="Times New Roman" w:cs="Times New Roman"/>
        </w:rPr>
        <w:t xml:space="preserve">stead of promoter mutation, </w:t>
      </w:r>
      <w:r w:rsidR="00EC46B4" w:rsidRPr="006814D8">
        <w:rPr>
          <w:rFonts w:ascii="Times" w:hAnsi="Times" w:cs="Times" w:hint="eastAsia"/>
          <w:color w:val="000000"/>
          <w:kern w:val="0"/>
        </w:rPr>
        <w:t>L</w:t>
      </w:r>
      <w:r w:rsidR="00812D05" w:rsidRPr="006814D8">
        <w:rPr>
          <w:rFonts w:ascii="Times" w:hAnsi="Times" w:cs="Times"/>
          <w:color w:val="000000"/>
          <w:kern w:val="0"/>
        </w:rPr>
        <w:t xml:space="preserve">iu et al. </w:t>
      </w:r>
      <w:r w:rsidR="003E064D">
        <w:rPr>
          <w:rFonts w:ascii="Times" w:hAnsi="Times" w:cs="Times"/>
          <w:color w:val="000000"/>
          <w:kern w:val="0"/>
        </w:rPr>
        <w:t>reported</w:t>
      </w:r>
      <w:r w:rsidR="003F4EA9" w:rsidRPr="006814D8">
        <w:rPr>
          <w:rFonts w:ascii="Times" w:hAnsi="Times" w:cs="Times" w:hint="eastAsia"/>
          <w:color w:val="000000"/>
          <w:kern w:val="0"/>
        </w:rPr>
        <w:t xml:space="preserve"> two </w:t>
      </w:r>
      <w:r w:rsidR="003F4EA9" w:rsidRPr="006814D8">
        <w:rPr>
          <w:rFonts w:ascii="Times" w:hAnsi="Times" w:cs="Times"/>
          <w:color w:val="000000"/>
          <w:kern w:val="0"/>
        </w:rPr>
        <w:t>extremely</w:t>
      </w:r>
      <w:r w:rsidR="003F4EA9" w:rsidRPr="006814D8">
        <w:rPr>
          <w:rFonts w:ascii="Times" w:hAnsi="Times" w:cs="Times" w:hint="eastAsia"/>
          <w:color w:val="000000"/>
          <w:kern w:val="0"/>
        </w:rPr>
        <w:t xml:space="preserve"> linked </w:t>
      </w:r>
      <w:r w:rsidR="003E064D">
        <w:rPr>
          <w:rFonts w:ascii="Times" w:hAnsi="Times" w:cs="Times"/>
          <w:color w:val="000000"/>
          <w:kern w:val="0"/>
        </w:rPr>
        <w:t xml:space="preserve">coding region </w:t>
      </w:r>
      <w:r w:rsidR="003F4EA9" w:rsidRPr="006814D8">
        <w:rPr>
          <w:rFonts w:ascii="Times" w:hAnsi="Times" w:cs="Times" w:hint="eastAsia"/>
          <w:color w:val="000000"/>
          <w:kern w:val="0"/>
        </w:rPr>
        <w:t xml:space="preserve">SNP mutations </w:t>
      </w:r>
      <w:r w:rsidR="003E064D">
        <w:rPr>
          <w:rFonts w:ascii="Times" w:hAnsi="Times" w:cs="Times"/>
          <w:color w:val="000000"/>
          <w:kern w:val="0"/>
        </w:rPr>
        <w:t>are</w:t>
      </w:r>
      <w:r w:rsidR="003F4EA9" w:rsidRPr="006814D8">
        <w:rPr>
          <w:rFonts w:ascii="Times" w:hAnsi="Times" w:cs="Times" w:hint="eastAsia"/>
          <w:color w:val="000000"/>
          <w:kern w:val="0"/>
        </w:rPr>
        <w:t xml:space="preserve"> </w:t>
      </w:r>
      <w:r w:rsidR="003F4EA9" w:rsidRPr="006814D8">
        <w:rPr>
          <w:rFonts w:ascii="Times" w:hAnsi="Times" w:cs="Times"/>
          <w:color w:val="000000"/>
          <w:kern w:val="0"/>
        </w:rPr>
        <w:t>casual</w:t>
      </w:r>
      <w:r w:rsidR="003F4EA9" w:rsidRPr="006814D8">
        <w:rPr>
          <w:rFonts w:ascii="Times" w:hAnsi="Times" w:cs="Times" w:hint="eastAsia"/>
          <w:color w:val="000000"/>
          <w:kern w:val="0"/>
        </w:rPr>
        <w:t xml:space="preserve"> mutations </w:t>
      </w:r>
      <w:r w:rsidR="003E064D">
        <w:rPr>
          <w:rFonts w:ascii="Times" w:hAnsi="Times" w:cs="Times"/>
          <w:color w:val="000000"/>
          <w:kern w:val="0"/>
        </w:rPr>
        <w:t xml:space="preserve">for PHS variation. And the phenotypic effect </w:t>
      </w:r>
      <w:r w:rsidR="003F4EA9" w:rsidRPr="006814D8">
        <w:rPr>
          <w:rFonts w:ascii="Times" w:hAnsi="Times" w:cs="Times" w:hint="eastAsia"/>
          <w:color w:val="000000"/>
          <w:kern w:val="0"/>
        </w:rPr>
        <w:t xml:space="preserve">was validated by </w:t>
      </w:r>
      <w:r w:rsidR="00812D05" w:rsidRPr="006814D8">
        <w:rPr>
          <w:rFonts w:ascii="Times" w:hAnsi="Times" w:cs="Times" w:hint="eastAsia"/>
          <w:color w:val="000000"/>
          <w:kern w:val="0"/>
        </w:rPr>
        <w:t>RNA</w:t>
      </w:r>
      <w:r w:rsidR="00812D05" w:rsidRPr="006814D8">
        <w:rPr>
          <w:rFonts w:ascii="Times" w:hAnsi="Times" w:cs="Times"/>
          <w:color w:val="000000"/>
          <w:kern w:val="0"/>
        </w:rPr>
        <w:t xml:space="preserve"> interfer</w:t>
      </w:r>
      <w:r w:rsidR="00EC46B4" w:rsidRPr="006814D8">
        <w:rPr>
          <w:rFonts w:ascii="Times" w:hAnsi="Times" w:cs="Times"/>
          <w:color w:val="000000"/>
          <w:kern w:val="0"/>
        </w:rPr>
        <w:t>ence-mediated knockdown of th</w:t>
      </w:r>
      <w:r w:rsidR="00EC46B4" w:rsidRPr="006814D8">
        <w:rPr>
          <w:rFonts w:ascii="Times" w:hAnsi="Times" w:cs="Times" w:hint="eastAsia"/>
          <w:color w:val="000000"/>
          <w:kern w:val="0"/>
        </w:rPr>
        <w:t>is</w:t>
      </w:r>
      <w:r w:rsidR="00812D05" w:rsidRPr="006814D8">
        <w:rPr>
          <w:rFonts w:ascii="Times" w:hAnsi="Times" w:cs="Times"/>
          <w:color w:val="000000"/>
          <w:kern w:val="0"/>
        </w:rPr>
        <w:t xml:space="preserve"> gene </w:t>
      </w:r>
      <w:r w:rsidR="003F4EA9" w:rsidRPr="006814D8">
        <w:rPr>
          <w:rFonts w:ascii="Times" w:hAnsi="Times" w:cs="Times" w:hint="eastAsia"/>
          <w:color w:val="000000"/>
          <w:kern w:val="0"/>
        </w:rPr>
        <w:t xml:space="preserve">and association analysis. The identical </w:t>
      </w:r>
      <w:r w:rsidR="003F4EA9" w:rsidRPr="006814D8">
        <w:rPr>
          <w:rFonts w:ascii="Times" w:hAnsi="Times" w:cs="Times"/>
          <w:color w:val="000000"/>
          <w:kern w:val="0"/>
        </w:rPr>
        <w:t>promoter</w:t>
      </w:r>
      <w:r w:rsidR="003F4EA9" w:rsidRPr="006814D8">
        <w:rPr>
          <w:rFonts w:ascii="Times" w:hAnsi="Times" w:cs="Times" w:hint="eastAsia"/>
          <w:color w:val="000000"/>
          <w:kern w:val="0"/>
        </w:rPr>
        <w:t xml:space="preserve"> mutation at the 222 </w:t>
      </w:r>
      <w:proofErr w:type="spellStart"/>
      <w:r w:rsidR="003F4EA9" w:rsidRPr="006814D8">
        <w:rPr>
          <w:rFonts w:ascii="Times" w:hAnsi="Times" w:cs="Times" w:hint="eastAsia"/>
          <w:color w:val="000000"/>
          <w:kern w:val="0"/>
        </w:rPr>
        <w:t>bp</w:t>
      </w:r>
      <w:proofErr w:type="spellEnd"/>
      <w:r w:rsidR="003F4EA9" w:rsidRPr="006814D8">
        <w:rPr>
          <w:rFonts w:ascii="Times" w:hAnsi="Times" w:cs="Times" w:hint="eastAsia"/>
          <w:color w:val="000000"/>
          <w:kern w:val="0"/>
        </w:rPr>
        <w:t xml:space="preserve"> upstream of </w:t>
      </w:r>
      <w:proofErr w:type="spellStart"/>
      <w:r w:rsidR="003F4EA9" w:rsidRPr="006814D8">
        <w:rPr>
          <w:rFonts w:ascii="Times" w:hAnsi="Times" w:cs="Times"/>
          <w:i/>
          <w:iCs/>
          <w:color w:val="000000"/>
          <w:kern w:val="0"/>
        </w:rPr>
        <w:t>TaMFT</w:t>
      </w:r>
      <w:proofErr w:type="spellEnd"/>
      <w:r w:rsidR="003F4EA9" w:rsidRPr="006814D8">
        <w:rPr>
          <w:rFonts w:ascii="Times" w:hAnsi="Times" w:cs="Times" w:hint="eastAsia"/>
          <w:i/>
          <w:iCs/>
          <w:color w:val="000000"/>
          <w:kern w:val="0"/>
        </w:rPr>
        <w:t xml:space="preserve"> </w:t>
      </w:r>
      <w:r w:rsidR="003F4EA9" w:rsidRPr="006814D8">
        <w:rPr>
          <w:rFonts w:ascii="Times" w:hAnsi="Times" w:cs="Times" w:hint="eastAsia"/>
          <w:iCs/>
          <w:color w:val="000000"/>
          <w:kern w:val="0"/>
        </w:rPr>
        <w:t xml:space="preserve">was also detected in the </w:t>
      </w:r>
      <w:r w:rsidR="003F4EA9" w:rsidRPr="006814D8">
        <w:rPr>
          <w:rFonts w:ascii="Times" w:hAnsi="Times" w:cs="Times"/>
          <w:iCs/>
          <w:color w:val="000000"/>
          <w:kern w:val="0"/>
        </w:rPr>
        <w:t>susceptible</w:t>
      </w:r>
      <w:r w:rsidR="003F4EA9" w:rsidRPr="006814D8">
        <w:rPr>
          <w:rFonts w:ascii="Times" w:hAnsi="Times" w:cs="Times" w:hint="eastAsia"/>
          <w:iCs/>
          <w:color w:val="000000"/>
          <w:kern w:val="0"/>
        </w:rPr>
        <w:t xml:space="preserve"> lines used in this study but not significantly associated with PHS variation in the</w:t>
      </w:r>
      <w:r w:rsidR="007831EA">
        <w:rPr>
          <w:rFonts w:ascii="Times" w:hAnsi="Times" w:cs="Times"/>
          <w:iCs/>
          <w:color w:val="000000"/>
          <w:kern w:val="0"/>
        </w:rPr>
        <w:t>ir</w:t>
      </w:r>
      <w:r w:rsidR="003F4EA9" w:rsidRPr="006814D8">
        <w:rPr>
          <w:rFonts w:ascii="Times" w:hAnsi="Times" w:cs="Times" w:hint="eastAsia"/>
          <w:iCs/>
          <w:color w:val="000000"/>
          <w:kern w:val="0"/>
        </w:rPr>
        <w:t xml:space="preserve"> association </w:t>
      </w:r>
      <w:r w:rsidR="003F4EA9" w:rsidRPr="006814D8">
        <w:rPr>
          <w:rFonts w:ascii="Times" w:hAnsi="Times" w:cs="Times"/>
          <w:iCs/>
          <w:color w:val="000000"/>
          <w:kern w:val="0"/>
        </w:rPr>
        <w:t>analysis</w:t>
      </w:r>
      <w:r w:rsidR="005F4B44" w:rsidRPr="006814D8">
        <w:rPr>
          <w:rFonts w:ascii="Times" w:hAnsi="Times" w:cs="Times" w:hint="eastAsia"/>
          <w:iCs/>
          <w:color w:val="000000"/>
          <w:kern w:val="0"/>
        </w:rPr>
        <w:t xml:space="preserve"> panel. </w:t>
      </w:r>
    </w:p>
    <w:p w14:paraId="66BF7EDB" w14:textId="4D6281E7" w:rsidR="00775DAF" w:rsidRDefault="007831EA" w:rsidP="00775DAF">
      <w:pPr>
        <w:widowControl/>
        <w:autoSpaceDE w:val="0"/>
        <w:autoSpaceDN w:val="0"/>
        <w:adjustRightInd w:val="0"/>
        <w:spacing w:after="240"/>
        <w:jc w:val="left"/>
        <w:rPr>
          <w:rFonts w:ascii="Times" w:hAnsi="Times" w:cs="Times"/>
          <w:kern w:val="0"/>
        </w:rPr>
      </w:pPr>
      <w:r>
        <w:rPr>
          <w:rFonts w:ascii="Times" w:hAnsi="Times" w:cs="Times"/>
          <w:iCs/>
          <w:color w:val="000000"/>
          <w:kern w:val="0"/>
        </w:rPr>
        <w:t xml:space="preserve">The confronting conclusions on the </w:t>
      </w:r>
      <w:r w:rsidR="005F4B44" w:rsidRPr="006814D8">
        <w:rPr>
          <w:rFonts w:ascii="Times" w:hAnsi="Times" w:cs="Times" w:hint="eastAsia"/>
          <w:iCs/>
          <w:color w:val="000000"/>
          <w:kern w:val="0"/>
        </w:rPr>
        <w:t xml:space="preserve">phenotypic effect </w:t>
      </w:r>
      <w:r>
        <w:rPr>
          <w:rFonts w:ascii="Times" w:hAnsi="Times" w:cs="Times"/>
          <w:iCs/>
          <w:color w:val="000000"/>
          <w:kern w:val="0"/>
        </w:rPr>
        <w:t xml:space="preserve">of </w:t>
      </w:r>
      <w:r w:rsidRPr="00D11223">
        <w:rPr>
          <w:rFonts w:ascii="Times" w:hAnsi="Times" w:cs="Times" w:hint="eastAsia"/>
          <w:iCs/>
          <w:color w:val="000000"/>
          <w:kern w:val="0"/>
        </w:rPr>
        <w:t>the same promoter SNP variation</w:t>
      </w:r>
      <w:r w:rsidRPr="007831EA">
        <w:rPr>
          <w:rFonts w:ascii="Times" w:hAnsi="Times" w:cs="Times" w:hint="eastAsia"/>
          <w:iCs/>
          <w:color w:val="000000"/>
          <w:kern w:val="0"/>
        </w:rPr>
        <w:t xml:space="preserve"> </w:t>
      </w:r>
      <w:r>
        <w:rPr>
          <w:rFonts w:ascii="Times" w:hAnsi="Times" w:cs="Times"/>
          <w:iCs/>
          <w:color w:val="000000"/>
          <w:kern w:val="0"/>
        </w:rPr>
        <w:t xml:space="preserve">in gene </w:t>
      </w:r>
      <w:proofErr w:type="spellStart"/>
      <w:r>
        <w:rPr>
          <w:rFonts w:ascii="Times" w:hAnsi="Times" w:cs="Times"/>
          <w:iCs/>
          <w:color w:val="000000"/>
          <w:kern w:val="0"/>
        </w:rPr>
        <w:t>TaMFT</w:t>
      </w:r>
      <w:proofErr w:type="spellEnd"/>
      <w:r>
        <w:rPr>
          <w:rFonts w:ascii="Times" w:hAnsi="Times" w:cs="Times"/>
          <w:iCs/>
          <w:color w:val="000000"/>
          <w:kern w:val="0"/>
        </w:rPr>
        <w:t xml:space="preserve"> drown</w:t>
      </w:r>
      <w:r w:rsidR="005F4B44" w:rsidRPr="006814D8">
        <w:rPr>
          <w:rFonts w:ascii="Times" w:hAnsi="Times" w:cs="Times" w:hint="eastAsia"/>
          <w:iCs/>
          <w:color w:val="000000"/>
          <w:kern w:val="0"/>
        </w:rPr>
        <w:t xml:space="preserve"> by two different studies </w:t>
      </w:r>
      <w:r w:rsidR="00C308FD">
        <w:rPr>
          <w:rFonts w:ascii="Times" w:hAnsi="Times" w:cs="Times"/>
          <w:iCs/>
          <w:color w:val="000000"/>
          <w:kern w:val="0"/>
        </w:rPr>
        <w:t>cannot</w:t>
      </w:r>
      <w:r>
        <w:rPr>
          <w:rFonts w:ascii="Times" w:hAnsi="Times" w:cs="Times"/>
          <w:iCs/>
          <w:color w:val="000000"/>
          <w:kern w:val="0"/>
        </w:rPr>
        <w:t xml:space="preserve"> be clarified without f</w:t>
      </w:r>
      <w:r w:rsidR="00552B6F" w:rsidRPr="006814D8">
        <w:rPr>
          <w:rFonts w:ascii="Times" w:hAnsi="Times" w:cs="Times" w:hint="eastAsia"/>
          <w:iCs/>
          <w:color w:val="000000"/>
          <w:kern w:val="0"/>
        </w:rPr>
        <w:t>u</w:t>
      </w:r>
      <w:r>
        <w:rPr>
          <w:rFonts w:ascii="Times" w:hAnsi="Times" w:cs="Times"/>
          <w:iCs/>
          <w:color w:val="000000"/>
          <w:kern w:val="0"/>
        </w:rPr>
        <w:t>r</w:t>
      </w:r>
      <w:r w:rsidR="00552B6F" w:rsidRPr="006814D8">
        <w:rPr>
          <w:rFonts w:ascii="Times" w:hAnsi="Times" w:cs="Times" w:hint="eastAsia"/>
          <w:iCs/>
          <w:color w:val="000000"/>
          <w:kern w:val="0"/>
        </w:rPr>
        <w:t xml:space="preserve">ther functional validation and </w:t>
      </w:r>
      <w:r w:rsidRPr="007831EA">
        <w:rPr>
          <w:rFonts w:ascii="Times" w:hAnsi="Times" w:cs="Times" w:hint="eastAsia"/>
          <w:iCs/>
          <w:color w:val="000000"/>
          <w:kern w:val="0"/>
        </w:rPr>
        <w:t>compar</w:t>
      </w:r>
      <w:r>
        <w:rPr>
          <w:rFonts w:ascii="Times" w:hAnsi="Times" w:cs="Times"/>
          <w:iCs/>
          <w:color w:val="000000"/>
          <w:kern w:val="0"/>
        </w:rPr>
        <w:t>ing</w:t>
      </w:r>
      <w:r w:rsidR="00552B6F" w:rsidRPr="006814D8">
        <w:rPr>
          <w:rFonts w:ascii="Times" w:hAnsi="Times" w:cs="Times" w:hint="eastAsia"/>
          <w:iCs/>
          <w:color w:val="000000"/>
          <w:kern w:val="0"/>
        </w:rPr>
        <w:t xml:space="preserve"> of the phenotypic effects for </w:t>
      </w:r>
      <w:r w:rsidR="0061454E">
        <w:rPr>
          <w:rFonts w:ascii="Times" w:hAnsi="Times" w:cs="Times"/>
          <w:iCs/>
          <w:color w:val="000000"/>
          <w:kern w:val="0"/>
        </w:rPr>
        <w:t xml:space="preserve">those three </w:t>
      </w:r>
      <w:r w:rsidR="00552B6F" w:rsidRPr="006814D8">
        <w:rPr>
          <w:rFonts w:ascii="Times" w:hAnsi="Times" w:cs="Times" w:hint="eastAsia"/>
          <w:iCs/>
          <w:color w:val="000000"/>
          <w:kern w:val="0"/>
        </w:rPr>
        <w:t>different casual mutations</w:t>
      </w:r>
      <w:r w:rsidR="0061454E">
        <w:rPr>
          <w:rFonts w:ascii="Times" w:hAnsi="Times" w:cs="Times"/>
          <w:iCs/>
          <w:color w:val="000000"/>
          <w:kern w:val="0"/>
        </w:rPr>
        <w:t xml:space="preserve">. </w:t>
      </w:r>
      <w:r w:rsidR="0024132E">
        <w:rPr>
          <w:rFonts w:ascii="Times" w:hAnsi="Times" w:cs="Times" w:hint="eastAsia"/>
          <w:iCs/>
          <w:color w:val="000000"/>
          <w:kern w:val="0"/>
        </w:rPr>
        <w:t xml:space="preserve">Meanwhile, </w:t>
      </w:r>
      <w:r w:rsidR="009E0EA8" w:rsidRPr="006814D8">
        <w:rPr>
          <w:rFonts w:ascii="Times" w:hAnsi="Times" w:cs="Times" w:hint="eastAsia"/>
          <w:iCs/>
          <w:color w:val="000000"/>
          <w:kern w:val="0"/>
        </w:rPr>
        <w:t>comparing</w:t>
      </w:r>
      <w:r w:rsidR="0061454E">
        <w:rPr>
          <w:rFonts w:ascii="Times" w:hAnsi="Times" w:cs="Times"/>
          <w:iCs/>
          <w:color w:val="000000"/>
          <w:kern w:val="0"/>
        </w:rPr>
        <w:t xml:space="preserve"> </w:t>
      </w:r>
      <w:r w:rsidR="00552B6F" w:rsidRPr="0051664B">
        <w:rPr>
          <w:rFonts w:ascii="Times New Roman" w:hAnsi="Times New Roman" w:cs="Times New Roman" w:hint="eastAsia"/>
        </w:rPr>
        <w:t>phenotypic effect</w:t>
      </w:r>
      <w:r w:rsidR="009E0EA8" w:rsidRPr="0051664B">
        <w:rPr>
          <w:rFonts w:ascii="Times New Roman" w:hAnsi="Times New Roman" w:cs="Times New Roman" w:hint="eastAsia"/>
        </w:rPr>
        <w:t>s</w:t>
      </w:r>
      <w:r w:rsidR="00552B6F" w:rsidRPr="0051664B">
        <w:rPr>
          <w:rFonts w:ascii="Times New Roman" w:hAnsi="Times New Roman" w:cs="Times New Roman" w:hint="eastAsia"/>
        </w:rPr>
        <w:t xml:space="preserve"> </w:t>
      </w:r>
      <w:r w:rsidR="009E0EA8" w:rsidRPr="0051664B">
        <w:rPr>
          <w:rFonts w:ascii="Times New Roman" w:hAnsi="Times New Roman" w:cs="Times New Roman" w:hint="eastAsia"/>
        </w:rPr>
        <w:t>among</w:t>
      </w:r>
      <w:r w:rsidR="00552B6F" w:rsidRPr="0051664B">
        <w:rPr>
          <w:rFonts w:ascii="Times New Roman" w:hAnsi="Times New Roman" w:cs="Times New Roman" w:hint="eastAsia"/>
        </w:rPr>
        <w:t xml:space="preserve"> </w:t>
      </w:r>
      <w:r w:rsidR="00126EA6" w:rsidRPr="0051664B">
        <w:rPr>
          <w:rFonts w:ascii="Times New Roman" w:hAnsi="Times New Roman" w:cs="Times New Roman" w:hint="eastAsia"/>
        </w:rPr>
        <w:t xml:space="preserve">different </w:t>
      </w:r>
      <w:r w:rsidR="00552B6F" w:rsidRPr="0051664B">
        <w:rPr>
          <w:rFonts w:ascii="Times New Roman" w:hAnsi="Times New Roman" w:cs="Times New Roman" w:hint="eastAsia"/>
        </w:rPr>
        <w:t>haplotypes composed from those three casual mutations</w:t>
      </w:r>
      <w:r w:rsidR="00126EA6" w:rsidRPr="0051664B">
        <w:rPr>
          <w:rFonts w:ascii="Times New Roman" w:hAnsi="Times New Roman" w:cs="Times New Roman" w:hint="eastAsia"/>
        </w:rPr>
        <w:t xml:space="preserve"> </w:t>
      </w:r>
      <w:r w:rsidR="0024132E">
        <w:rPr>
          <w:rFonts w:ascii="Times New Roman" w:hAnsi="Times New Roman" w:cs="Times New Roman" w:hint="eastAsia"/>
        </w:rPr>
        <w:t>could supply more information</w:t>
      </w:r>
      <w:r w:rsidR="0024132E" w:rsidRPr="0051664B">
        <w:rPr>
          <w:rFonts w:ascii="Times New Roman" w:hAnsi="Times New Roman" w:cs="Times New Roman" w:hint="eastAsia"/>
        </w:rPr>
        <w:t xml:space="preserve"> </w:t>
      </w:r>
      <w:r w:rsidR="009E0EA8" w:rsidRPr="0051664B">
        <w:rPr>
          <w:rFonts w:ascii="Times New Roman" w:hAnsi="Times New Roman" w:cs="Times New Roman" w:hint="eastAsia"/>
        </w:rPr>
        <w:t xml:space="preserve">than </w:t>
      </w:r>
      <w:r w:rsidR="0024132E" w:rsidRPr="0051664B">
        <w:rPr>
          <w:rFonts w:ascii="Times New Roman" w:hAnsi="Times New Roman" w:cs="Times New Roman"/>
        </w:rPr>
        <w:t>individual</w:t>
      </w:r>
      <w:r w:rsidR="0024132E" w:rsidRPr="0051664B">
        <w:rPr>
          <w:rFonts w:ascii="Times New Roman" w:hAnsi="Times New Roman" w:cs="Times New Roman" w:hint="eastAsia"/>
        </w:rPr>
        <w:t xml:space="preserve"> </w:t>
      </w:r>
      <w:r w:rsidR="0024132E" w:rsidRPr="0051664B">
        <w:rPr>
          <w:rFonts w:ascii="Times New Roman" w:hAnsi="Times New Roman" w:cs="Times New Roman"/>
        </w:rPr>
        <w:t>casual</w:t>
      </w:r>
      <w:r w:rsidR="0024132E">
        <w:rPr>
          <w:rFonts w:ascii="Times New Roman" w:hAnsi="Times New Roman" w:cs="Times New Roman" w:hint="eastAsia"/>
        </w:rPr>
        <w:t xml:space="preserve"> mutation</w:t>
      </w:r>
      <w:r w:rsidR="0024132E">
        <w:rPr>
          <w:rFonts w:ascii="Times New Roman" w:hAnsi="Times New Roman" w:cs="Times New Roman"/>
        </w:rPr>
        <w:t xml:space="preserve"> </w:t>
      </w:r>
      <w:r w:rsidR="0024132E">
        <w:rPr>
          <w:rFonts w:ascii="Times New Roman" w:hAnsi="Times New Roman" w:cs="Times New Roman" w:hint="eastAsia"/>
        </w:rPr>
        <w:t xml:space="preserve">based </w:t>
      </w:r>
      <w:r w:rsidR="00C308FD">
        <w:rPr>
          <w:rFonts w:ascii="Times New Roman" w:hAnsi="Times New Roman" w:cs="Times New Roman"/>
        </w:rPr>
        <w:t>association analysis</w:t>
      </w:r>
      <w:r w:rsidR="00311BB8">
        <w:rPr>
          <w:rFonts w:ascii="Times New Roman" w:hAnsi="Times New Roman" w:cs="Times New Roman"/>
        </w:rPr>
        <w:fldChar w:fldCharType="begin">
          <w:fldData xml:space="preserve">PEVuZE5vdGU+PENpdGU+PEF1dGhvcj5IdWFuZzwvQXV0aG9yPjxZZWFyPjIwMTI8L1llYXI+PFJl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</w:fldData>
        </w:fldChar>
      </w:r>
      <w:r w:rsidR="00311BB8">
        <w:rPr>
          <w:rFonts w:ascii="Times New Roman" w:hAnsi="Times New Roman" w:cs="Times New Roman"/>
        </w:rPr>
        <w:instrText xml:space="preserve"> ADDIN EN.CITE </w:instrText>
      </w:r>
      <w:r w:rsidR="00311BB8">
        <w:rPr>
          <w:rFonts w:ascii="Times New Roman" w:hAnsi="Times New Roman" w:cs="Times New Roman"/>
        </w:rPr>
        <w:fldChar w:fldCharType="begin">
          <w:fldData xml:space="preserve">PEVuZE5vdGU+PENpdGU+PEF1dGhvcj5IdWFuZzwvQXV0aG9yPjxZZWFyPjIwMTI8L1llYXI+PFJl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</w:fldData>
        </w:fldChar>
      </w:r>
      <w:r w:rsidR="00311BB8">
        <w:rPr>
          <w:rFonts w:ascii="Times New Roman" w:hAnsi="Times New Roman" w:cs="Times New Roman"/>
        </w:rPr>
        <w:instrText xml:space="preserve"> ADDIN EN.CITE.DATA </w:instrText>
      </w:r>
      <w:r w:rsidR="00311BB8">
        <w:rPr>
          <w:rFonts w:ascii="Times New Roman" w:hAnsi="Times New Roman" w:cs="Times New Roman"/>
        </w:rPr>
      </w:r>
      <w:r w:rsidR="00311BB8">
        <w:rPr>
          <w:rFonts w:ascii="Times New Roman" w:hAnsi="Times New Roman" w:cs="Times New Roman"/>
        </w:rPr>
        <w:fldChar w:fldCharType="end"/>
      </w:r>
      <w:r w:rsidR="00311BB8">
        <w:rPr>
          <w:rFonts w:ascii="Times New Roman" w:hAnsi="Times New Roman" w:cs="Times New Roman"/>
        </w:rPr>
      </w:r>
      <w:r w:rsidR="00311BB8">
        <w:rPr>
          <w:rFonts w:ascii="Times New Roman" w:hAnsi="Times New Roman" w:cs="Times New Roman"/>
        </w:rPr>
        <w:fldChar w:fldCharType="separate"/>
      </w:r>
      <w:r w:rsidR="00311BB8">
        <w:rPr>
          <w:rFonts w:ascii="Times New Roman" w:hAnsi="Times New Roman" w:cs="Times New Roman"/>
          <w:noProof/>
        </w:rPr>
        <w:t>(</w:t>
      </w:r>
      <w:r w:rsidR="00311BB8" w:rsidRPr="00311BB8">
        <w:rPr>
          <w:rFonts w:ascii="Times New Roman" w:hAnsi="Times New Roman" w:cs="Times New Roman"/>
          <w:smallCaps/>
          <w:noProof/>
        </w:rPr>
        <w:t>Galan</w:t>
      </w:r>
      <w:r w:rsidR="00311BB8" w:rsidRPr="00311BB8">
        <w:rPr>
          <w:rFonts w:ascii="Times New Roman" w:hAnsi="Times New Roman" w:cs="Times New Roman"/>
          <w:i/>
          <w:noProof/>
        </w:rPr>
        <w:t xml:space="preserve"> et al.</w:t>
      </w:r>
      <w:r w:rsidR="00311BB8">
        <w:rPr>
          <w:rFonts w:ascii="Times New Roman" w:hAnsi="Times New Roman" w:cs="Times New Roman"/>
          <w:noProof/>
        </w:rPr>
        <w:t xml:space="preserve"> 2007; </w:t>
      </w:r>
      <w:r w:rsidR="00311BB8" w:rsidRPr="00311BB8">
        <w:rPr>
          <w:rFonts w:ascii="Times New Roman" w:hAnsi="Times New Roman" w:cs="Times New Roman"/>
          <w:smallCaps/>
          <w:noProof/>
        </w:rPr>
        <w:t>Huang</w:t>
      </w:r>
      <w:r w:rsidR="00311BB8">
        <w:rPr>
          <w:rFonts w:ascii="Times New Roman" w:hAnsi="Times New Roman" w:cs="Times New Roman"/>
          <w:noProof/>
        </w:rPr>
        <w:t xml:space="preserve"> and </w:t>
      </w:r>
      <w:r w:rsidR="00311BB8" w:rsidRPr="00311BB8">
        <w:rPr>
          <w:rFonts w:ascii="Times New Roman" w:hAnsi="Times New Roman" w:cs="Times New Roman"/>
          <w:smallCaps/>
          <w:noProof/>
        </w:rPr>
        <w:t>Brule-Babel</w:t>
      </w:r>
      <w:r w:rsidR="00311BB8">
        <w:rPr>
          <w:rFonts w:ascii="Times New Roman" w:hAnsi="Times New Roman" w:cs="Times New Roman"/>
          <w:noProof/>
        </w:rPr>
        <w:t xml:space="preserve"> 2012)</w:t>
      </w:r>
      <w:r w:rsidR="00311BB8">
        <w:rPr>
          <w:rFonts w:ascii="Times New Roman" w:hAnsi="Times New Roman" w:cs="Times New Roman"/>
        </w:rPr>
        <w:fldChar w:fldCharType="end"/>
      </w:r>
      <w:r w:rsidR="0061454E">
        <w:rPr>
          <w:rFonts w:ascii="Times New Roman" w:hAnsi="Times New Roman" w:cs="Times New Roman"/>
        </w:rPr>
        <w:t>.</w:t>
      </w:r>
      <w:r w:rsidR="002850B0">
        <w:rPr>
          <w:rFonts w:ascii="Times New Roman" w:hAnsi="Times New Roman" w:cs="Times New Roman"/>
        </w:rPr>
        <w:t xml:space="preserve"> </w:t>
      </w:r>
      <w:r w:rsidR="00B23D89" w:rsidRPr="00B23D89">
        <w:rPr>
          <w:rFonts w:ascii="Times" w:eastAsia="Times New Roman" w:hAnsi="Times" w:cs="Times New Roman"/>
          <w:kern w:val="0"/>
          <w:sz w:val="20"/>
          <w:szCs w:val="20"/>
        </w:rPr>
        <w:t>Haplotype</w:t>
      </w:r>
      <w:r w:rsidR="00C308FD">
        <w:rPr>
          <w:rFonts w:ascii="Times" w:eastAsia="Times New Roman" w:hAnsi="Times" w:cs="Times New Roman"/>
          <w:kern w:val="0"/>
          <w:sz w:val="20"/>
          <w:szCs w:val="20"/>
        </w:rPr>
        <w:t xml:space="preserve"> analysis</w:t>
      </w:r>
      <w:r w:rsidR="00B23D89" w:rsidRPr="00B23D89">
        <w:rPr>
          <w:rFonts w:ascii="Times" w:eastAsia="Times New Roman" w:hAnsi="Times" w:cs="Times New Roman"/>
          <w:kern w:val="0"/>
          <w:sz w:val="20"/>
          <w:szCs w:val="20"/>
        </w:rPr>
        <w:t xml:space="preserve"> </w:t>
      </w:r>
      <w:r w:rsidR="00C308FD">
        <w:rPr>
          <w:rFonts w:ascii="Times" w:eastAsia="Times New Roman" w:hAnsi="Times" w:cs="Times New Roman"/>
          <w:kern w:val="0"/>
          <w:sz w:val="20"/>
          <w:szCs w:val="20"/>
        </w:rPr>
        <w:t>is</w:t>
      </w:r>
      <w:r w:rsidR="00C308FD" w:rsidRPr="00B23D89">
        <w:rPr>
          <w:rFonts w:ascii="Times" w:eastAsia="Times New Roman" w:hAnsi="Times" w:cs="Times New Roman"/>
          <w:kern w:val="0"/>
          <w:sz w:val="20"/>
          <w:szCs w:val="20"/>
        </w:rPr>
        <w:t xml:space="preserve"> </w:t>
      </w:r>
      <w:r w:rsidR="002850B0">
        <w:rPr>
          <w:rFonts w:ascii="Times" w:eastAsia="Times New Roman" w:hAnsi="Times" w:cs="Times New Roman"/>
          <w:kern w:val="0"/>
          <w:sz w:val="20"/>
          <w:szCs w:val="20"/>
        </w:rPr>
        <w:t>more useful</w:t>
      </w:r>
      <w:r w:rsidR="00C308FD">
        <w:rPr>
          <w:rFonts w:ascii="Times" w:eastAsia="Times New Roman" w:hAnsi="Times" w:cs="Times New Roman"/>
          <w:kern w:val="0"/>
          <w:sz w:val="20"/>
          <w:szCs w:val="20"/>
        </w:rPr>
        <w:t xml:space="preserve"> and reliable </w:t>
      </w:r>
      <w:r w:rsidR="00B23D89" w:rsidRPr="00B23D89">
        <w:rPr>
          <w:rFonts w:ascii="Times" w:eastAsia="Times New Roman" w:hAnsi="Times" w:cs="Times New Roman"/>
          <w:kern w:val="0"/>
          <w:sz w:val="20"/>
          <w:szCs w:val="20"/>
        </w:rPr>
        <w:t xml:space="preserve">for </w:t>
      </w:r>
      <w:r w:rsidR="0024132E">
        <w:rPr>
          <w:rFonts w:ascii="Times" w:eastAsia="Times New Roman" w:hAnsi="Times" w:cs="Times New Roman" w:hint="eastAsia"/>
          <w:kern w:val="0"/>
          <w:sz w:val="20"/>
          <w:szCs w:val="20"/>
        </w:rPr>
        <w:t>two</w:t>
      </w:r>
      <w:r w:rsidR="0024132E" w:rsidRPr="00B23D89">
        <w:rPr>
          <w:rFonts w:ascii="Times" w:eastAsia="Times New Roman" w:hAnsi="Times" w:cs="Times New Roman"/>
          <w:kern w:val="0"/>
          <w:sz w:val="20"/>
          <w:szCs w:val="20"/>
        </w:rPr>
        <w:t xml:space="preserve"> </w:t>
      </w:r>
      <w:r w:rsidR="00B23D89" w:rsidRPr="00B23D89">
        <w:rPr>
          <w:rFonts w:ascii="Times" w:eastAsia="Times New Roman" w:hAnsi="Times" w:cs="Times New Roman"/>
          <w:kern w:val="0"/>
          <w:sz w:val="20"/>
          <w:szCs w:val="20"/>
        </w:rPr>
        <w:t>reasons</w:t>
      </w:r>
      <w:r w:rsidR="002850B0">
        <w:rPr>
          <w:rFonts w:ascii="Times" w:eastAsia="Times New Roman" w:hAnsi="Times" w:cs="Times New Roman"/>
          <w:kern w:val="0"/>
          <w:sz w:val="20"/>
          <w:szCs w:val="20"/>
        </w:rPr>
        <w:t>.</w:t>
      </w:r>
      <w:r w:rsidR="00B23D89" w:rsidRPr="00B23D89">
        <w:rPr>
          <w:rFonts w:ascii="Times" w:eastAsia="Times New Roman" w:hAnsi="Times" w:cs="Times New Roman"/>
          <w:kern w:val="0"/>
          <w:sz w:val="20"/>
          <w:szCs w:val="20"/>
        </w:rPr>
        <w:t xml:space="preserve"> First,</w:t>
      </w:r>
      <w:r w:rsidR="00E7722F">
        <w:rPr>
          <w:rFonts w:ascii="Times" w:eastAsia="Times New Roman" w:hAnsi="Times" w:cs="Times New Roman" w:hint="eastAsia"/>
          <w:kern w:val="0"/>
          <w:sz w:val="20"/>
          <w:szCs w:val="20"/>
        </w:rPr>
        <w:t xml:space="preserve"> </w:t>
      </w:r>
      <w:r w:rsidR="0024132E">
        <w:rPr>
          <w:rFonts w:ascii="Times" w:eastAsia="Times New Roman" w:hAnsi="Times" w:cs="Times New Roman" w:hint="eastAsia"/>
          <w:kern w:val="0"/>
          <w:sz w:val="20"/>
          <w:szCs w:val="20"/>
        </w:rPr>
        <w:t>haplotype</w:t>
      </w:r>
      <w:r w:rsidR="00C308FD" w:rsidRPr="00B23D89">
        <w:rPr>
          <w:rFonts w:ascii="Times" w:eastAsia="Times New Roman" w:hAnsi="Times" w:cs="Times New Roman"/>
          <w:kern w:val="0"/>
          <w:sz w:val="20"/>
          <w:szCs w:val="20"/>
        </w:rPr>
        <w:t xml:space="preserve"> </w:t>
      </w:r>
      <w:r w:rsidR="00B23D89" w:rsidRPr="00B23D89">
        <w:rPr>
          <w:rFonts w:ascii="Times" w:eastAsia="Times New Roman" w:hAnsi="Times" w:cs="Times New Roman"/>
          <w:kern w:val="0"/>
          <w:sz w:val="20"/>
          <w:szCs w:val="20"/>
        </w:rPr>
        <w:t xml:space="preserve">may be in closer LD with a causal </w:t>
      </w:r>
      <w:proofErr w:type="spellStart"/>
      <w:r w:rsidR="00B23D89" w:rsidRPr="00B23D89">
        <w:rPr>
          <w:rFonts w:ascii="Times" w:eastAsia="Times New Roman" w:hAnsi="Times" w:cs="Times New Roman"/>
          <w:kern w:val="0"/>
          <w:sz w:val="20"/>
          <w:szCs w:val="20"/>
        </w:rPr>
        <w:t>variant</w:t>
      </w:r>
      <w:r w:rsidR="0024132E">
        <w:rPr>
          <w:rFonts w:ascii="Times" w:eastAsia="Times New Roman" w:hAnsi="Times" w:cs="Times New Roman" w:hint="eastAsia"/>
          <w:kern w:val="0"/>
          <w:sz w:val="20"/>
          <w:szCs w:val="20"/>
        </w:rPr>
        <w:t>ion</w:t>
      </w:r>
      <w:proofErr w:type="spellEnd"/>
      <w:r w:rsidR="00B23D89" w:rsidRPr="00B23D89">
        <w:rPr>
          <w:rFonts w:ascii="Times" w:eastAsia="Times New Roman" w:hAnsi="Times" w:cs="Times New Roman"/>
          <w:kern w:val="0"/>
          <w:sz w:val="20"/>
          <w:szCs w:val="20"/>
        </w:rPr>
        <w:t xml:space="preserve"> than any single SNP, and therefore may </w:t>
      </w:r>
      <w:r w:rsidR="00775DAF">
        <w:rPr>
          <w:rFonts w:ascii="Times" w:eastAsia="Times New Roman" w:hAnsi="Times" w:cs="Times New Roman"/>
          <w:kern w:val="0"/>
          <w:sz w:val="20"/>
          <w:szCs w:val="20"/>
        </w:rPr>
        <w:t>increase</w:t>
      </w:r>
      <w:r w:rsidR="00775DAF" w:rsidRPr="00B23D89">
        <w:rPr>
          <w:rFonts w:ascii="Times" w:eastAsia="Times New Roman" w:hAnsi="Times" w:cs="Times New Roman"/>
          <w:kern w:val="0"/>
          <w:sz w:val="20"/>
          <w:szCs w:val="20"/>
        </w:rPr>
        <w:t xml:space="preserve"> </w:t>
      </w:r>
      <w:r w:rsidR="00B23D89" w:rsidRPr="00B23D89">
        <w:rPr>
          <w:rFonts w:ascii="Times" w:eastAsia="Times New Roman" w:hAnsi="Times" w:cs="Times New Roman"/>
          <w:kern w:val="0"/>
          <w:sz w:val="20"/>
          <w:szCs w:val="20"/>
        </w:rPr>
        <w:t xml:space="preserve">the </w:t>
      </w:r>
      <w:r w:rsidR="00775DAF">
        <w:rPr>
          <w:rFonts w:ascii="Times" w:eastAsia="Times New Roman" w:hAnsi="Times" w:cs="Times New Roman"/>
          <w:kern w:val="0"/>
          <w:sz w:val="20"/>
          <w:szCs w:val="20"/>
        </w:rPr>
        <w:t>explained phenotypic variation</w:t>
      </w:r>
      <w:r w:rsidR="00B23D89" w:rsidRPr="00B23D89">
        <w:rPr>
          <w:rFonts w:ascii="Times" w:eastAsia="Times New Roman" w:hAnsi="Times" w:cs="Times New Roman"/>
          <w:kern w:val="0"/>
          <w:sz w:val="20"/>
          <w:szCs w:val="20"/>
        </w:rPr>
        <w:t xml:space="preserve"> over single SNP analysis</w:t>
      </w:r>
      <w:r w:rsidR="00775DAF">
        <w:rPr>
          <w:rFonts w:ascii="Times" w:eastAsia="Times New Roman" w:hAnsi="Times" w:cs="Times New Roman"/>
          <w:kern w:val="0"/>
          <w:sz w:val="20"/>
          <w:szCs w:val="20"/>
        </w:rPr>
        <w:t xml:space="preserve"> </w:t>
      </w:r>
      <w:r w:rsidR="00775DAF">
        <w:rPr>
          <w:rFonts w:ascii="Times" w:eastAsia="Times New Roman" w:hAnsi="Times" w:cs="Times New Roman"/>
          <w:kern w:val="0"/>
          <w:sz w:val="20"/>
          <w:szCs w:val="20"/>
        </w:rPr>
        <w:fldChar w:fldCharType="begin"/>
      </w:r>
      <w:r w:rsidR="00775DAF">
        <w:rPr>
          <w:rFonts w:ascii="Times" w:eastAsia="Times New Roman" w:hAnsi="Times" w:cs="Times New Roman"/>
          <w:kern w:val="0"/>
          <w:sz w:val="20"/>
          <w:szCs w:val="20"/>
        </w:rPr>
        <w:instrText xml:space="preserve"> ADDIN EN.CITE &lt;EndNote&gt;&lt;Cite&gt;&lt;Author&gt;Barendse&lt;/Author&gt;&lt;Year&gt;2011&lt;/Year&gt;&lt;RecNum&gt;7221&lt;/RecNum&gt;&lt;DisplayText&gt;(&lt;style face="smallcaps"&gt;Barendse&lt;/style&gt; 2011)&lt;/DisplayText&gt;&lt;record&gt;&lt;rec-number&gt;7221&lt;/rec-number&gt;&lt;foreign-keys&gt;&lt;key app="EN" db-id="xwx9atxf2texfzepsdwx9arpzpppraaw9sff" timestamp="1474386471"&gt;7221&lt;/key&gt;&lt;/foreign-keys&gt;&lt;ref-type name="Journal Article"&gt;17&lt;/ref-type&gt;&lt;contributors&gt;&lt;authors&gt;&lt;author&gt;Barendse, W.&lt;/author&gt;&lt;/authors&gt;&lt;/contributors&gt;&lt;auth-address&gt;Commonwealth Sci &amp;amp; Ind Res Org, Cooperat Res Ctr Beef Genet Technol, St Lucia, Qld, Australia&amp;#xD;Univ Queensland, Sch Vet Sci, Gatton, Qld, Australia&lt;/auth-address&gt;&lt;titles&gt;&lt;title&gt;Haplotype Analysis Improved Evidence for Candidate Genes for Intramuscular Fat Percentage from a Genome Wide Association Study of Cattle&lt;/title&gt;&lt;secondary-title&gt;Plos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One&lt;/abbr-1&gt;&lt;/alt-periodical&gt;&lt;volume&gt;6&lt;/volume&gt;&lt;number&gt;12&lt;/number&gt;&lt;keywords&gt;&lt;keyword&gt;single-nucleotide polymorphisms&lt;/keyword&gt;&lt;keyword&gt;japanese black cattle&lt;/keyword&gt;&lt;keyword&gt;false discovery rate&lt;/keyword&gt;&lt;keyword&gt;linkage disequilibrium&lt;/keyword&gt;&lt;keyword&gt;acid-composition&lt;/keyword&gt;&lt;keyword&gt;korean cattle&lt;/keyword&gt;&lt;keyword&gt;beef-cattle&lt;/keyword&gt;&lt;keyword&gt;unrelated individuals&lt;/keyword&gt;&lt;keyword&gt;missing heritability&lt;/keyword&gt;&lt;keyword&gt;statistical-methods&lt;/keyword&gt;&lt;/keywords&gt;&lt;dates&gt;&lt;year&gt;2011&lt;/year&gt;&lt;pub-dates&gt;&lt;date&gt;Dec 28&lt;/date&gt;&lt;/pub-dates&gt;&lt;/dates&gt;&lt;isbn&gt;1932-6203&lt;/isbn&gt;&lt;accession-num&gt;WOS:000300676300072&lt;/accession-num&gt;&lt;urls&gt;&lt;related-urls&gt;&lt;url&gt;&amp;lt;Go to ISI&amp;gt;://WOS:000300676300072&lt;/url&gt;&lt;url&gt;http://journals.plos.org/plosone/article/asset?id=10.1371/journal.pone.0029601.PDF&lt;/url&gt;&lt;/related-urls&gt;&lt;/urls&gt;&lt;electronic-resource-num&gt;ARTN e29601&amp;#xD;10.1371/journal.pone.0029601&lt;/electronic-resource-num&gt;&lt;language&gt;English&lt;/language&gt;&lt;/record&gt;&lt;/Cite&gt;&lt;/EndNote&gt;</w:instrText>
      </w:r>
      <w:r w:rsidR="00775DAF">
        <w:rPr>
          <w:rFonts w:ascii="Times" w:eastAsia="Times New Roman" w:hAnsi="Times" w:cs="Times New Roman"/>
          <w:kern w:val="0"/>
          <w:sz w:val="20"/>
          <w:szCs w:val="20"/>
        </w:rPr>
        <w:fldChar w:fldCharType="separate"/>
      </w:r>
      <w:r w:rsidR="00775DAF">
        <w:rPr>
          <w:rFonts w:ascii="Times" w:eastAsia="Times New Roman" w:hAnsi="Times" w:cs="Times New Roman"/>
          <w:noProof/>
          <w:kern w:val="0"/>
          <w:sz w:val="20"/>
          <w:szCs w:val="20"/>
        </w:rPr>
        <w:t>(</w:t>
      </w:r>
      <w:r w:rsidR="00775DAF" w:rsidRPr="00775DAF">
        <w:rPr>
          <w:rFonts w:ascii="Times" w:eastAsia="Times New Roman" w:hAnsi="Times" w:cs="Times New Roman"/>
          <w:smallCaps/>
          <w:noProof/>
          <w:kern w:val="0"/>
          <w:sz w:val="20"/>
          <w:szCs w:val="20"/>
        </w:rPr>
        <w:t>Barendse</w:t>
      </w:r>
      <w:r w:rsidR="00775DAF">
        <w:rPr>
          <w:rFonts w:ascii="Times" w:eastAsia="Times New Roman" w:hAnsi="Times" w:cs="Times New Roman"/>
          <w:noProof/>
          <w:kern w:val="0"/>
          <w:sz w:val="20"/>
          <w:szCs w:val="20"/>
        </w:rPr>
        <w:t xml:space="preserve"> 2011)</w:t>
      </w:r>
      <w:r w:rsidR="00775DAF">
        <w:rPr>
          <w:rFonts w:ascii="Times" w:eastAsia="Times New Roman" w:hAnsi="Times" w:cs="Times New Roman"/>
          <w:kern w:val="0"/>
          <w:sz w:val="20"/>
          <w:szCs w:val="20"/>
        </w:rPr>
        <w:fldChar w:fldCharType="end"/>
      </w:r>
      <w:r w:rsidR="00B23D89" w:rsidRPr="00B23D89">
        <w:rPr>
          <w:rFonts w:ascii="Times" w:eastAsia="Times New Roman" w:hAnsi="Times" w:cs="Times New Roman"/>
          <w:kern w:val="0"/>
          <w:sz w:val="20"/>
          <w:szCs w:val="20"/>
        </w:rPr>
        <w:t>. Second</w:t>
      </w:r>
      <w:r w:rsidR="0024132E">
        <w:rPr>
          <w:rFonts w:ascii="Times" w:hAnsi="Times" w:cs="Times" w:hint="eastAsia"/>
          <w:kern w:val="0"/>
        </w:rPr>
        <w:t xml:space="preserve">, </w:t>
      </w:r>
      <w:r w:rsidR="0024132E">
        <w:rPr>
          <w:rFonts w:ascii="Times" w:hAnsi="Times" w:cs="Times"/>
          <w:color w:val="000000"/>
          <w:kern w:val="0"/>
          <w:sz w:val="18"/>
          <w:szCs w:val="18"/>
        </w:rPr>
        <w:t xml:space="preserve">despite each </w:t>
      </w:r>
      <w:r w:rsidR="0024132E">
        <w:rPr>
          <w:rFonts w:ascii="Times" w:hAnsi="Times" w:cs="Times" w:hint="eastAsia"/>
          <w:color w:val="000000"/>
          <w:kern w:val="0"/>
          <w:sz w:val="18"/>
          <w:szCs w:val="18"/>
        </w:rPr>
        <w:t>casual variation</w:t>
      </w:r>
      <w:r w:rsidR="0024132E">
        <w:rPr>
          <w:rFonts w:ascii="Times" w:hAnsi="Times" w:cs="Times"/>
          <w:color w:val="000000"/>
          <w:kern w:val="0"/>
          <w:sz w:val="18"/>
          <w:szCs w:val="18"/>
        </w:rPr>
        <w:t xml:space="preserve"> only having a small effect on phenotype, </w:t>
      </w:r>
      <w:r w:rsidR="0024132E">
        <w:rPr>
          <w:rFonts w:ascii="Times" w:hAnsi="Times" w:cs="Times" w:hint="eastAsia"/>
          <w:color w:val="000000"/>
          <w:kern w:val="0"/>
          <w:sz w:val="18"/>
          <w:szCs w:val="18"/>
        </w:rPr>
        <w:t>a specific</w:t>
      </w:r>
      <w:r w:rsidR="0024132E">
        <w:rPr>
          <w:rFonts w:ascii="Times" w:hAnsi="Times" w:cs="Times"/>
          <w:color w:val="000000"/>
          <w:kern w:val="0"/>
          <w:sz w:val="18"/>
          <w:szCs w:val="18"/>
        </w:rPr>
        <w:t xml:space="preserve"> </w:t>
      </w:r>
      <w:r w:rsidR="0024132E">
        <w:rPr>
          <w:rFonts w:ascii="Times" w:hAnsi="Times" w:cs="Times" w:hint="eastAsia"/>
          <w:color w:val="000000"/>
          <w:kern w:val="0"/>
          <w:sz w:val="18"/>
          <w:szCs w:val="18"/>
        </w:rPr>
        <w:t xml:space="preserve">combination of several </w:t>
      </w:r>
      <w:r w:rsidR="0024132E">
        <w:rPr>
          <w:rFonts w:ascii="Times" w:hAnsi="Times" w:cs="Times"/>
          <w:color w:val="000000"/>
          <w:kern w:val="0"/>
          <w:sz w:val="18"/>
          <w:szCs w:val="18"/>
        </w:rPr>
        <w:t>causative</w:t>
      </w:r>
      <w:r w:rsidR="0024132E">
        <w:rPr>
          <w:rFonts w:ascii="Times" w:hAnsi="Times" w:cs="Times" w:hint="eastAsia"/>
          <w:color w:val="000000"/>
          <w:kern w:val="0"/>
          <w:sz w:val="18"/>
          <w:szCs w:val="18"/>
        </w:rPr>
        <w:t xml:space="preserve"> variations</w:t>
      </w:r>
      <w:r w:rsidR="0024132E">
        <w:rPr>
          <w:rFonts w:ascii="Times" w:hAnsi="Times" w:cs="Times"/>
          <w:color w:val="000000"/>
          <w:kern w:val="0"/>
          <w:sz w:val="18"/>
          <w:szCs w:val="18"/>
        </w:rPr>
        <w:t xml:space="preserve"> </w:t>
      </w:r>
      <w:r w:rsidR="0024132E">
        <w:rPr>
          <w:rFonts w:ascii="Times" w:hAnsi="Times" w:cs="Times" w:hint="eastAsia"/>
          <w:color w:val="000000"/>
          <w:kern w:val="0"/>
          <w:sz w:val="18"/>
          <w:szCs w:val="18"/>
        </w:rPr>
        <w:t xml:space="preserve">may </w:t>
      </w:r>
      <w:r w:rsidR="0024132E">
        <w:rPr>
          <w:rFonts w:ascii="Times" w:hAnsi="Times" w:cs="Times"/>
          <w:color w:val="000000"/>
          <w:kern w:val="0"/>
          <w:sz w:val="18"/>
          <w:szCs w:val="18"/>
        </w:rPr>
        <w:t xml:space="preserve">result in </w:t>
      </w:r>
      <w:r w:rsidR="0024132E">
        <w:rPr>
          <w:rFonts w:ascii="Times" w:hAnsi="Times" w:cs="Times" w:hint="eastAsia"/>
          <w:color w:val="000000"/>
          <w:kern w:val="0"/>
          <w:sz w:val="18"/>
          <w:szCs w:val="18"/>
        </w:rPr>
        <w:t xml:space="preserve">a </w:t>
      </w:r>
      <w:r w:rsidR="0024132E">
        <w:rPr>
          <w:rFonts w:ascii="Times" w:hAnsi="Times" w:cs="Times"/>
          <w:color w:val="000000"/>
          <w:kern w:val="0"/>
          <w:sz w:val="18"/>
          <w:szCs w:val="18"/>
        </w:rPr>
        <w:t>haplotype with large potential effects</w:t>
      </w:r>
      <w:r w:rsidR="0024132E">
        <w:rPr>
          <w:rFonts w:ascii="Times" w:hAnsi="Times" w:cs="Times"/>
          <w:color w:val="000000"/>
          <w:kern w:val="0"/>
          <w:sz w:val="18"/>
          <w:szCs w:val="18"/>
        </w:rPr>
        <w:fldChar w:fldCharType="begin"/>
      </w:r>
      <w:r w:rsidR="0024132E">
        <w:rPr>
          <w:rFonts w:ascii="Times" w:hAnsi="Times" w:cs="Times"/>
          <w:color w:val="000000"/>
          <w:kern w:val="0"/>
          <w:sz w:val="18"/>
          <w:szCs w:val="18"/>
        </w:rPr>
        <w:instrText xml:space="preserve"> ADDIN EN.CITE &lt;EndNote&gt;&lt;Cite&gt;&lt;Author&gt;Bickel&lt;/Author&gt;&lt;Year&gt;2011&lt;/Year&gt;&lt;RecNum&gt;7270&lt;/RecNum&gt;&lt;DisplayText&gt;(&lt;style face="smallcaps"&gt;Bickel&lt;/style&gt;&lt;style face="italic"&gt; et al.&lt;/style&gt; 2011)&lt;/DisplayText&gt;&lt;record&gt;&lt;rec-number&gt;7270&lt;/rec-number&gt;&lt;foreign-keys&gt;&lt;key app="EN" db-id="xwx9atxf2texfzepsdwx9arpzpppraaw9sff" timestamp="1475263979"&gt;7270&lt;/key&gt;&lt;/foreign-keys&gt;&lt;ref-type name="Journal Article"&gt;17&lt;/ref-type&gt;&lt;contributors&gt;&lt;authors&gt;&lt;author&gt;Bickel, R. D.&lt;/author&gt;&lt;author&gt;Kopp, A.&lt;/author&gt;&lt;author&gt;Nuzhdin, S. V.&lt;/author&gt;&lt;/authors&gt;&lt;/contributors&gt;&lt;auth-address&gt;Univ Nebraska Lincoln, Sch Biol Sci, Lincoln, NE USA&amp;#xD;Univ So Calif, Dept Biol Sci, Program Mol &amp;amp; Computat Biol, Los Angeles, CA 90089 USA&amp;#xD;Univ Calif Davis, Dept Ecol &amp;amp; Evolut, Davis, CA 95616 USA&lt;/auth-address&gt;&lt;titles&gt;&lt;title&gt;Composite Effects of Polymorphisms near Multiple Regulatory Elements Create a Major-Effect QTL&lt;/title&gt;&lt;secondary-title&gt;Plos Genetics&lt;/secondary-title&gt;&lt;alt-title&gt;Plos Genet&lt;/alt-title&gt;&lt;/titles&gt;&lt;periodical&gt;&lt;full-title&gt;Plos Genetics&lt;/full-title&gt;&lt;abbr-1&gt;Plos Genet&lt;/abbr-1&gt;&lt;/periodical&gt;&lt;alt-periodical&gt;&lt;full-title&gt;Plos Genetics&lt;/full-title&gt;&lt;abbr-1&gt;Plos Genet&lt;/abbr-1&gt;&lt;/alt-periodical&gt;&lt;volume&gt;7&lt;/volume&gt;&lt;number&gt;1&lt;/number&gt;&lt;keywords&gt;&lt;keyword&gt;sexually dimorphic traits&lt;/keyword&gt;&lt;keyword&gt;drosophila-melanogaster&lt;/keyword&gt;&lt;keyword&gt;quantitative trait&lt;/keyword&gt;&lt;keyword&gt;gene-expression&lt;/keyword&gt;&lt;keyword&gt;rna-polymerase&lt;/keyword&gt;&lt;keyword&gt;evolution&lt;/keyword&gt;&lt;keyword&gt;genome&lt;/keyword&gt;&lt;keyword&gt;cis&lt;/keyword&gt;&lt;keyword&gt;adaptation&lt;/keyword&gt;&lt;keyword&gt;patterns&lt;/keyword&gt;&lt;/keywords&gt;&lt;dates&gt;&lt;year&gt;2011&lt;/year&gt;&lt;pub-dates&gt;&lt;date&gt;Jan&lt;/date&gt;&lt;/pub-dates&gt;&lt;/dates&gt;&lt;isbn&gt;1553-7390&lt;/isbn&gt;&lt;accession-num&gt;WOS:000286653500014&lt;/accession-num&gt;&lt;urls&gt;&lt;related-urls&gt;&lt;url&gt;&amp;lt;Go to ISI&amp;gt;://WOS:000286653500014&lt;/url&gt;&lt;url&gt;http://journals.plos.org/plosgenetics/article/asset?id=10.1371/journal.pgen.1001275.PDF&lt;/url&gt;&lt;/related-urls&gt;&lt;/urls&gt;&lt;electronic-resource-num&gt;ARTN e1001275&amp;#xD;10.1371/journal.pgen.1001275&lt;/electronic-resource-num&gt;&lt;language&gt;English&lt;/language&gt;&lt;/record&gt;&lt;/Cite&gt;&lt;/EndNote&gt;</w:instrText>
      </w:r>
      <w:r w:rsidR="0024132E">
        <w:rPr>
          <w:rFonts w:ascii="Times" w:hAnsi="Times" w:cs="Times"/>
          <w:color w:val="000000"/>
          <w:kern w:val="0"/>
          <w:sz w:val="18"/>
          <w:szCs w:val="18"/>
        </w:rPr>
        <w:fldChar w:fldCharType="separate"/>
      </w:r>
      <w:r w:rsidR="0024132E">
        <w:rPr>
          <w:rFonts w:ascii="Times" w:hAnsi="Times" w:cs="Times"/>
          <w:noProof/>
          <w:color w:val="000000"/>
          <w:kern w:val="0"/>
          <w:sz w:val="18"/>
          <w:szCs w:val="18"/>
        </w:rPr>
        <w:t>(</w:t>
      </w:r>
      <w:r w:rsidR="0024132E" w:rsidRPr="0024132E">
        <w:rPr>
          <w:rFonts w:ascii="Times" w:hAnsi="Times" w:cs="Times"/>
          <w:smallCaps/>
          <w:noProof/>
          <w:color w:val="000000"/>
          <w:kern w:val="0"/>
          <w:sz w:val="18"/>
          <w:szCs w:val="18"/>
        </w:rPr>
        <w:t>Bickel</w:t>
      </w:r>
      <w:r w:rsidR="0024132E" w:rsidRPr="0024132E">
        <w:rPr>
          <w:rFonts w:ascii="Times" w:hAnsi="Times" w:cs="Times"/>
          <w:i/>
          <w:noProof/>
          <w:color w:val="000000"/>
          <w:kern w:val="0"/>
          <w:sz w:val="18"/>
          <w:szCs w:val="18"/>
        </w:rPr>
        <w:t xml:space="preserve"> et al.</w:t>
      </w:r>
      <w:r w:rsidR="0024132E">
        <w:rPr>
          <w:rFonts w:ascii="Times" w:hAnsi="Times" w:cs="Times"/>
          <w:noProof/>
          <w:color w:val="000000"/>
          <w:kern w:val="0"/>
          <w:sz w:val="18"/>
          <w:szCs w:val="18"/>
        </w:rPr>
        <w:t xml:space="preserve"> 2011)</w:t>
      </w:r>
      <w:r w:rsidR="0024132E">
        <w:rPr>
          <w:rFonts w:ascii="Times" w:hAnsi="Times" w:cs="Times"/>
          <w:color w:val="000000"/>
          <w:kern w:val="0"/>
          <w:sz w:val="18"/>
          <w:szCs w:val="18"/>
        </w:rPr>
        <w:fldChar w:fldCharType="end"/>
      </w:r>
      <w:r w:rsidR="0024132E">
        <w:rPr>
          <w:rFonts w:ascii="Times" w:hAnsi="Times" w:cs="Times"/>
          <w:color w:val="000000"/>
          <w:kern w:val="0"/>
          <w:sz w:val="18"/>
          <w:szCs w:val="18"/>
        </w:rPr>
        <w:t>.</w:t>
      </w:r>
      <w:r w:rsidR="0024132E" w:rsidRPr="0024132E">
        <w:rPr>
          <w:rFonts w:ascii="Times" w:hAnsi="Times" w:cs="Times"/>
          <w:iCs/>
          <w:color w:val="000000"/>
          <w:kern w:val="0"/>
        </w:rPr>
        <w:t xml:space="preserve"> </w:t>
      </w:r>
      <w:r w:rsidR="0024132E">
        <w:rPr>
          <w:rFonts w:ascii="Times" w:hAnsi="Times" w:cs="Times"/>
          <w:iCs/>
          <w:color w:val="000000"/>
          <w:kern w:val="0"/>
        </w:rPr>
        <w:t xml:space="preserve">The </w:t>
      </w:r>
      <w:r w:rsidR="0024132E" w:rsidRPr="007F33F4">
        <w:rPr>
          <w:rFonts w:ascii="Times New Roman" w:hAnsi="Times New Roman" w:cs="Times New Roman" w:hint="eastAsia"/>
        </w:rPr>
        <w:t>Qphs.pseru-3AS</w:t>
      </w:r>
      <w:r w:rsidR="0024132E">
        <w:rPr>
          <w:rFonts w:ascii="Times" w:hAnsi="Times" w:cs="Times" w:hint="eastAsia"/>
          <w:iCs/>
          <w:color w:val="000000"/>
          <w:kern w:val="0"/>
        </w:rPr>
        <w:t xml:space="preserve"> resistant QTL </w:t>
      </w:r>
      <w:r w:rsidR="0024132E">
        <w:rPr>
          <w:rFonts w:ascii="Times" w:hAnsi="Times" w:cs="Times"/>
          <w:iCs/>
          <w:color w:val="000000"/>
          <w:kern w:val="0"/>
        </w:rPr>
        <w:t xml:space="preserve">validating and </w:t>
      </w:r>
      <w:r w:rsidR="0024132E">
        <w:rPr>
          <w:rFonts w:ascii="Times" w:hAnsi="Times" w:cs="Times" w:hint="eastAsia"/>
          <w:iCs/>
          <w:color w:val="000000"/>
          <w:kern w:val="0"/>
        </w:rPr>
        <w:t>phenotypic effect</w:t>
      </w:r>
      <w:r w:rsidR="0024132E">
        <w:rPr>
          <w:rFonts w:ascii="Times" w:hAnsi="Times" w:cs="Times"/>
          <w:iCs/>
          <w:color w:val="000000"/>
          <w:kern w:val="0"/>
        </w:rPr>
        <w:t xml:space="preserve"> comparing </w:t>
      </w:r>
      <w:r w:rsidR="0024132E">
        <w:rPr>
          <w:rFonts w:ascii="Times" w:hAnsi="Times" w:cs="Times" w:hint="eastAsia"/>
          <w:iCs/>
          <w:color w:val="000000"/>
          <w:kern w:val="0"/>
        </w:rPr>
        <w:t>among different casual variants and their haplotypes is</w:t>
      </w:r>
      <w:r w:rsidR="0024132E">
        <w:rPr>
          <w:rFonts w:ascii="Times" w:hAnsi="Times" w:cs="Times"/>
          <w:iCs/>
          <w:color w:val="000000"/>
          <w:kern w:val="0"/>
        </w:rPr>
        <w:t xml:space="preserve"> </w:t>
      </w:r>
      <w:r w:rsidR="0024132E">
        <w:rPr>
          <w:rFonts w:ascii="Times" w:hAnsi="Times" w:cs="Times" w:hint="eastAsia"/>
          <w:iCs/>
          <w:color w:val="000000"/>
          <w:kern w:val="0"/>
        </w:rPr>
        <w:t xml:space="preserve">more informational, </w:t>
      </w:r>
      <w:r w:rsidR="0024132E" w:rsidRPr="00A75052">
        <w:rPr>
          <w:rFonts w:ascii="Times" w:hAnsi="Times" w:cs="Times" w:hint="eastAsia"/>
          <w:iCs/>
          <w:color w:val="000000"/>
          <w:kern w:val="0"/>
        </w:rPr>
        <w:t>efficient</w:t>
      </w:r>
      <w:r w:rsidR="0024132E">
        <w:rPr>
          <w:rFonts w:ascii="Times" w:hAnsi="Times" w:cs="Times" w:hint="eastAsia"/>
          <w:iCs/>
          <w:color w:val="000000"/>
          <w:kern w:val="0"/>
        </w:rPr>
        <w:t xml:space="preserve"> and reliable </w:t>
      </w:r>
      <w:r w:rsidR="0024132E" w:rsidRPr="00AA307D">
        <w:rPr>
          <w:rFonts w:ascii="Times" w:hAnsi="Times" w:cs="Times" w:hint="eastAsia"/>
          <w:iCs/>
          <w:color w:val="000000"/>
          <w:kern w:val="0"/>
        </w:rPr>
        <w:t>to improve PHS resistance</w:t>
      </w:r>
      <w:r w:rsidR="0024132E">
        <w:rPr>
          <w:rFonts w:ascii="Times" w:hAnsi="Times" w:cs="Times"/>
          <w:iCs/>
          <w:color w:val="000000"/>
          <w:kern w:val="0"/>
        </w:rPr>
        <w:t xml:space="preserve"> by molecular marker</w:t>
      </w:r>
      <w:r w:rsidR="0024132E">
        <w:rPr>
          <w:rFonts w:ascii="Times" w:hAnsi="Times" w:cs="Times" w:hint="eastAsia"/>
          <w:iCs/>
          <w:color w:val="000000"/>
          <w:kern w:val="0"/>
        </w:rPr>
        <w:t xml:space="preserve"> assisted</w:t>
      </w:r>
      <w:r w:rsidR="0024132E">
        <w:rPr>
          <w:rFonts w:ascii="Times" w:hAnsi="Times" w:cs="Times"/>
          <w:iCs/>
          <w:color w:val="000000"/>
          <w:kern w:val="0"/>
        </w:rPr>
        <w:t xml:space="preserve"> breeding</w:t>
      </w:r>
      <w:r w:rsidR="0024132E" w:rsidRPr="00AA307D">
        <w:rPr>
          <w:rFonts w:ascii="Times" w:hAnsi="Times" w:cs="Times" w:hint="eastAsia"/>
          <w:iCs/>
          <w:color w:val="000000"/>
          <w:kern w:val="0"/>
        </w:rPr>
        <w:t>.</w:t>
      </w:r>
    </w:p>
    <w:p w14:paraId="6F71135C" w14:textId="0309D19C" w:rsidR="00441E62" w:rsidRDefault="00717762" w:rsidP="006814D8">
      <w:pPr>
        <w:tabs>
          <w:tab w:val="left" w:pos="2835"/>
          <w:tab w:val="left" w:pos="2977"/>
          <w:tab w:val="left" w:pos="3402"/>
        </w:tabs>
        <w:ind w:rightChars="345" w:right="828" w:hanging="1"/>
        <w:contextualSpacing/>
        <w:rPr>
          <w:rFonts w:ascii="Times New Roman" w:hAnsi="Times New Roman" w:cs="Times New Roman"/>
          <w:color w:val="000000"/>
        </w:rPr>
      </w:pPr>
      <w:r w:rsidRPr="007C1DDE">
        <w:rPr>
          <w:rFonts w:ascii="Times New Roman" w:hAnsi="Times New Roman" w:cs="Times New Roman"/>
          <w:color w:val="000000"/>
        </w:rPr>
        <w:t xml:space="preserve">In this study, </w:t>
      </w:r>
      <w:r w:rsidR="008319C6">
        <w:rPr>
          <w:rFonts w:ascii="Times New Roman" w:hAnsi="Times New Roman" w:cs="Times New Roman" w:hint="eastAsia"/>
          <w:color w:val="000000"/>
        </w:rPr>
        <w:t xml:space="preserve">the </w:t>
      </w:r>
      <w:r w:rsidR="008319C6">
        <w:rPr>
          <w:rFonts w:ascii="Times New Roman" w:hAnsi="Times New Roman" w:cs="Times New Roman"/>
          <w:color w:val="000000"/>
        </w:rPr>
        <w:t>preliminary</w:t>
      </w:r>
      <w:r w:rsidR="008319C6">
        <w:rPr>
          <w:rFonts w:ascii="Times New Roman" w:hAnsi="Times New Roman" w:cs="Times New Roman" w:hint="eastAsia"/>
          <w:color w:val="000000"/>
        </w:rPr>
        <w:t xml:space="preserve"> objective was</w:t>
      </w:r>
      <w:r w:rsidR="008E7EEA">
        <w:rPr>
          <w:rFonts w:ascii="Times New Roman" w:hAnsi="Times New Roman" w:cs="Times New Roman" w:hint="eastAsia"/>
          <w:color w:val="000000"/>
        </w:rPr>
        <w:t xml:space="preserve"> to map</w:t>
      </w:r>
      <w:r w:rsidR="00FB301E">
        <w:rPr>
          <w:rFonts w:ascii="Times New Roman" w:hAnsi="Times New Roman" w:cs="Times New Roman"/>
          <w:color w:val="000000"/>
        </w:rPr>
        <w:t xml:space="preserve"> </w:t>
      </w:r>
      <w:r w:rsidR="008319C6" w:rsidRPr="007C1DDE">
        <w:rPr>
          <w:rFonts w:ascii="Times New Roman" w:hAnsi="Times New Roman" w:cs="Times New Roman"/>
          <w:color w:val="000000"/>
        </w:rPr>
        <w:t>PHS resistance</w:t>
      </w:r>
      <w:r w:rsidR="008319C6">
        <w:rPr>
          <w:rFonts w:ascii="Times New Roman" w:hAnsi="Times New Roman" w:cs="Times New Roman"/>
          <w:color w:val="000000"/>
        </w:rPr>
        <w:t xml:space="preserve"> </w:t>
      </w:r>
      <w:r w:rsidR="00FB301E">
        <w:rPr>
          <w:rFonts w:ascii="Times New Roman" w:hAnsi="Times New Roman" w:cs="Times New Roman"/>
          <w:color w:val="000000"/>
        </w:rPr>
        <w:t xml:space="preserve">QTL </w:t>
      </w:r>
      <w:r w:rsidR="00D11BDF" w:rsidRPr="007C1DDE">
        <w:rPr>
          <w:rFonts w:ascii="Times New Roman" w:hAnsi="Times New Roman" w:cs="Times New Roman"/>
          <w:color w:val="000000"/>
        </w:rPr>
        <w:t>in</w:t>
      </w:r>
      <w:r w:rsidR="001B5198" w:rsidRPr="007C1DDE">
        <w:rPr>
          <w:rFonts w:ascii="Times New Roman" w:hAnsi="Times New Roman" w:cs="Times New Roman"/>
          <w:color w:val="000000"/>
        </w:rPr>
        <w:t xml:space="preserve"> </w:t>
      </w:r>
      <w:r w:rsidR="008E7EEA">
        <w:rPr>
          <w:rFonts w:ascii="Times New Roman" w:hAnsi="Times New Roman" w:cs="Times New Roman" w:hint="eastAsia"/>
          <w:color w:val="000000"/>
        </w:rPr>
        <w:t xml:space="preserve">Danby with </w:t>
      </w:r>
      <w:r w:rsidR="00FB301E">
        <w:rPr>
          <w:rFonts w:ascii="Times New Roman" w:hAnsi="Times New Roman" w:cs="Times New Roman"/>
          <w:color w:val="000000"/>
        </w:rPr>
        <w:t xml:space="preserve">a </w:t>
      </w:r>
      <w:r w:rsidR="00283C0A">
        <w:rPr>
          <w:rFonts w:ascii="Times New Roman" w:hAnsi="Times New Roman" w:cs="Times New Roman" w:hint="eastAsia"/>
          <w:color w:val="000000"/>
        </w:rPr>
        <w:t xml:space="preserve">double haploid </w:t>
      </w:r>
      <w:r w:rsidR="00FB301E">
        <w:rPr>
          <w:rFonts w:ascii="Times New Roman" w:hAnsi="Times New Roman" w:cs="Times New Roman"/>
          <w:color w:val="000000"/>
        </w:rPr>
        <w:t xml:space="preserve">population derived from </w:t>
      </w:r>
      <w:r w:rsidR="001B5198" w:rsidRPr="007C1DDE">
        <w:rPr>
          <w:rFonts w:ascii="Times New Roman" w:hAnsi="Times New Roman" w:cs="Times New Roman"/>
          <w:color w:val="000000"/>
        </w:rPr>
        <w:t>Danby</w:t>
      </w:r>
      <w:r w:rsidR="00FB301E">
        <w:rPr>
          <w:rFonts w:ascii="Times New Roman" w:hAnsi="Times New Roman" w:cs="Times New Roman"/>
          <w:color w:val="000000"/>
        </w:rPr>
        <w:t xml:space="preserve"> cross Tiger</w:t>
      </w:r>
      <w:r w:rsidR="001B5198" w:rsidRPr="007C1DDE">
        <w:rPr>
          <w:rFonts w:ascii="Times New Roman" w:hAnsi="Times New Roman" w:cs="Times New Roman"/>
          <w:color w:val="000000"/>
        </w:rPr>
        <w:t xml:space="preserve">. </w:t>
      </w:r>
      <w:r w:rsidR="00FA2436" w:rsidRPr="007C1DDE">
        <w:rPr>
          <w:rFonts w:ascii="Times New Roman" w:hAnsi="Times New Roman" w:cs="Times New Roman"/>
          <w:color w:val="000000"/>
        </w:rPr>
        <w:t xml:space="preserve">After </w:t>
      </w:r>
      <w:r w:rsidR="008319C6">
        <w:rPr>
          <w:rFonts w:ascii="Times New Roman" w:hAnsi="Times New Roman" w:cs="Times New Roman" w:hint="eastAsia"/>
          <w:color w:val="000000"/>
        </w:rPr>
        <w:t xml:space="preserve">mapping </w:t>
      </w:r>
      <w:r w:rsidR="00FA2436" w:rsidRPr="007C1DDE">
        <w:rPr>
          <w:rFonts w:ascii="Times New Roman" w:hAnsi="Times New Roman" w:cs="Times New Roman"/>
          <w:color w:val="000000"/>
        </w:rPr>
        <w:t xml:space="preserve">a major QTL in the same location with </w:t>
      </w:r>
      <w:r w:rsidR="008015B0" w:rsidRPr="007C1DDE">
        <w:rPr>
          <w:rFonts w:ascii="Times New Roman" w:hAnsi="Times New Roman" w:cs="Times New Roman"/>
          <w:color w:val="000000"/>
        </w:rPr>
        <w:t xml:space="preserve">the </w:t>
      </w:r>
      <w:r w:rsidR="00FA2436" w:rsidRPr="007C1DDE">
        <w:rPr>
          <w:rFonts w:ascii="Times New Roman" w:hAnsi="Times New Roman" w:cs="Times New Roman"/>
          <w:color w:val="000000"/>
        </w:rPr>
        <w:t xml:space="preserve">cloned gene </w:t>
      </w:r>
      <w:r w:rsidR="00FA2436" w:rsidRPr="00BB18D5">
        <w:rPr>
          <w:rFonts w:ascii="Times New Roman" w:hAnsi="Times New Roman" w:cs="Times New Roman"/>
          <w:i/>
          <w:color w:val="000000"/>
        </w:rPr>
        <w:t xml:space="preserve">TaPHS1 </w:t>
      </w:r>
      <w:r w:rsidR="00FA2436" w:rsidRPr="007C1DDE">
        <w:rPr>
          <w:rFonts w:ascii="Times New Roman" w:hAnsi="Times New Roman" w:cs="Times New Roman"/>
          <w:color w:val="000000"/>
        </w:rPr>
        <w:t xml:space="preserve">on </w:t>
      </w:r>
      <w:r w:rsidR="00291BE5">
        <w:rPr>
          <w:rFonts w:ascii="Times New Roman" w:hAnsi="Times New Roman" w:cs="Times New Roman" w:hint="eastAsia"/>
          <w:color w:val="000000"/>
        </w:rPr>
        <w:t xml:space="preserve">the short arm of </w:t>
      </w:r>
      <w:r w:rsidR="00FA2436" w:rsidRPr="007C1DDE">
        <w:rPr>
          <w:rFonts w:ascii="Times New Roman" w:hAnsi="Times New Roman" w:cs="Times New Roman"/>
          <w:color w:val="000000"/>
        </w:rPr>
        <w:t xml:space="preserve">chromosome 3A, we </w:t>
      </w:r>
      <w:r w:rsidR="008E7EEA">
        <w:rPr>
          <w:rFonts w:ascii="Times New Roman" w:hAnsi="Times New Roman" w:cs="Times New Roman" w:hint="eastAsia"/>
          <w:color w:val="000000"/>
        </w:rPr>
        <w:t xml:space="preserve">turned our focus into </w:t>
      </w:r>
      <w:r w:rsidR="006B7DB0" w:rsidRPr="007C1DDE">
        <w:rPr>
          <w:rFonts w:ascii="Times New Roman" w:hAnsi="Times New Roman" w:cs="Times New Roman"/>
          <w:color w:val="000000"/>
        </w:rPr>
        <w:t>compar</w:t>
      </w:r>
      <w:r w:rsidR="008E7EEA">
        <w:rPr>
          <w:rFonts w:ascii="Times New Roman" w:hAnsi="Times New Roman" w:cs="Times New Roman" w:hint="eastAsia"/>
          <w:color w:val="000000"/>
        </w:rPr>
        <w:t>ing</w:t>
      </w:r>
      <w:r w:rsidR="006B7DB0" w:rsidRPr="007C1DDE">
        <w:rPr>
          <w:rFonts w:ascii="Times New Roman" w:hAnsi="Times New Roman" w:cs="Times New Roman"/>
          <w:color w:val="000000"/>
        </w:rPr>
        <w:t xml:space="preserve"> the </w:t>
      </w:r>
      <w:r w:rsidR="00F53453">
        <w:rPr>
          <w:rFonts w:ascii="Times New Roman" w:hAnsi="Times New Roman" w:cs="Times New Roman" w:hint="eastAsia"/>
        </w:rPr>
        <w:t>phenotypic effect</w:t>
      </w:r>
      <w:r w:rsidR="006B7DB0" w:rsidRPr="007C1DDE">
        <w:rPr>
          <w:rFonts w:ascii="Times New Roman" w:hAnsi="Times New Roman" w:cs="Times New Roman"/>
          <w:color w:val="000000"/>
        </w:rPr>
        <w:t xml:space="preserve"> </w:t>
      </w:r>
      <w:r w:rsidR="00F53453">
        <w:rPr>
          <w:rFonts w:ascii="Times New Roman" w:hAnsi="Times New Roman" w:cs="Times New Roman" w:hint="eastAsia"/>
          <w:color w:val="000000"/>
        </w:rPr>
        <w:t xml:space="preserve">among </w:t>
      </w:r>
      <w:r w:rsidR="008319C6">
        <w:rPr>
          <w:rFonts w:ascii="Times New Roman" w:hAnsi="Times New Roman" w:cs="Times New Roman" w:hint="eastAsia"/>
          <w:color w:val="000000"/>
        </w:rPr>
        <w:t xml:space="preserve">different </w:t>
      </w:r>
      <w:r w:rsidR="00283C0A">
        <w:rPr>
          <w:rFonts w:ascii="Times New Roman" w:hAnsi="Times New Roman" w:cs="Times New Roman" w:hint="eastAsia"/>
          <w:color w:val="000000"/>
        </w:rPr>
        <w:t>reported</w:t>
      </w:r>
      <w:r w:rsidR="00283C0A" w:rsidRPr="007C1DDE" w:rsidDel="008319C6">
        <w:rPr>
          <w:rFonts w:ascii="Times New Roman" w:hAnsi="Times New Roman" w:cs="Times New Roman"/>
          <w:color w:val="000000"/>
        </w:rPr>
        <w:t xml:space="preserve"> </w:t>
      </w:r>
      <w:r w:rsidR="008015B0" w:rsidRPr="007C1DDE">
        <w:rPr>
          <w:rFonts w:ascii="Times New Roman" w:hAnsi="Times New Roman" w:cs="Times New Roman"/>
          <w:color w:val="000000"/>
        </w:rPr>
        <w:t xml:space="preserve">casual </w:t>
      </w:r>
      <w:r w:rsidR="006B7DB0" w:rsidRPr="007C1DDE">
        <w:rPr>
          <w:rFonts w:ascii="Times New Roman" w:hAnsi="Times New Roman" w:cs="Times New Roman"/>
          <w:color w:val="000000"/>
        </w:rPr>
        <w:t>mutation</w:t>
      </w:r>
      <w:r w:rsidR="008319C6">
        <w:rPr>
          <w:rFonts w:ascii="Times New Roman" w:hAnsi="Times New Roman" w:cs="Times New Roman" w:hint="eastAsia"/>
          <w:color w:val="000000"/>
        </w:rPr>
        <w:t>s</w:t>
      </w:r>
      <w:r w:rsidR="00F53453">
        <w:rPr>
          <w:rFonts w:ascii="Times New Roman" w:hAnsi="Times New Roman" w:cs="Times New Roman" w:hint="eastAsia"/>
          <w:color w:val="000000"/>
        </w:rPr>
        <w:t xml:space="preserve"> </w:t>
      </w:r>
      <w:r w:rsidR="000F260F" w:rsidRPr="008E7EEA">
        <w:rPr>
          <w:rFonts w:ascii="Times New Roman" w:hAnsi="Times New Roman" w:cs="Times New Roman" w:hint="eastAsia"/>
          <w:color w:val="000000"/>
        </w:rPr>
        <w:t xml:space="preserve">and </w:t>
      </w:r>
      <w:r w:rsidR="00291BE5">
        <w:rPr>
          <w:rFonts w:ascii="Times New Roman" w:hAnsi="Times New Roman" w:cs="Times New Roman" w:hint="eastAsia"/>
          <w:color w:val="000000"/>
        </w:rPr>
        <w:t xml:space="preserve">their </w:t>
      </w:r>
      <w:r w:rsidR="00291BE5">
        <w:rPr>
          <w:rFonts w:ascii="Times New Roman" w:hAnsi="Times New Roman" w:cs="Times New Roman"/>
          <w:color w:val="000000"/>
        </w:rPr>
        <w:t>combinational</w:t>
      </w:r>
      <w:r w:rsidR="00291BE5">
        <w:rPr>
          <w:rFonts w:ascii="Times New Roman" w:hAnsi="Times New Roman" w:cs="Times New Roman" w:hint="eastAsia"/>
          <w:color w:val="000000"/>
        </w:rPr>
        <w:t xml:space="preserve"> effect on PHS resistance</w:t>
      </w:r>
      <w:r w:rsidR="00062F1D">
        <w:rPr>
          <w:rFonts w:ascii="Times New Roman" w:hAnsi="Times New Roman" w:cs="Times New Roman" w:hint="eastAsia"/>
          <w:color w:val="000000"/>
        </w:rPr>
        <w:t xml:space="preserve"> by association and haplotype analysis</w:t>
      </w:r>
      <w:r w:rsidR="00291BE5">
        <w:rPr>
          <w:rFonts w:ascii="Times New Roman" w:hAnsi="Times New Roman" w:cs="Times New Roman" w:hint="eastAsia"/>
          <w:color w:val="000000"/>
        </w:rPr>
        <w:t>.</w:t>
      </w:r>
    </w:p>
    <w:p w14:paraId="59A0AA04" w14:textId="77777777" w:rsidR="001B5198" w:rsidRPr="007C1DDE" w:rsidRDefault="001B5198" w:rsidP="006814D8">
      <w:pPr>
        <w:tabs>
          <w:tab w:val="left" w:pos="2835"/>
          <w:tab w:val="left" w:pos="2977"/>
          <w:tab w:val="left" w:pos="3402"/>
        </w:tabs>
        <w:ind w:rightChars="345" w:right="828" w:hanging="1"/>
        <w:contextualSpacing/>
        <w:rPr>
          <w:rFonts w:ascii="Times New Roman" w:hAnsi="Times New Roman" w:cs="Times New Roman"/>
          <w:color w:val="000000"/>
        </w:rPr>
      </w:pPr>
    </w:p>
    <w:p w14:paraId="2536BA63" w14:textId="77777777" w:rsidR="00325A38" w:rsidRPr="005A16D3"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sz w:val="32"/>
          <w:szCs w:val="32"/>
        </w:rPr>
      </w:pPr>
      <w:r w:rsidRPr="005A16D3">
        <w:rPr>
          <w:rFonts w:ascii="Times New Roman" w:hAnsi="Times New Roman" w:cs="Times New Roman"/>
          <w:b/>
          <w:sz w:val="32"/>
          <w:szCs w:val="32"/>
        </w:rPr>
        <w:t>Materials and methods</w:t>
      </w:r>
    </w:p>
    <w:p w14:paraId="74D79501" w14:textId="77777777" w:rsidR="00325A38" w:rsidRPr="007C1DDE" w:rsidRDefault="00325A38"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Plant materials</w:t>
      </w:r>
    </w:p>
    <w:p w14:paraId="0D7C4FF6" w14:textId="7896277F" w:rsidR="00325A38" w:rsidRPr="00E077F8" w:rsidRDefault="00D878AE" w:rsidP="00E077F8">
      <w:pPr>
        <w:rPr>
          <w:rFonts w:ascii="Times" w:eastAsia="Times New Roman" w:hAnsi="Times" w:cs="Times New Roman"/>
          <w:kern w:val="0"/>
          <w:sz w:val="20"/>
          <w:szCs w:val="20"/>
        </w:rPr>
      </w:pPr>
      <w:r>
        <w:rPr>
          <w:rFonts w:ascii="Times New Roman" w:hAnsi="Times New Roman" w:cs="Times New Roman"/>
        </w:rPr>
        <w:t>A</w:t>
      </w:r>
      <w:r w:rsidRPr="007C1DDE">
        <w:rPr>
          <w:rFonts w:ascii="Times New Roman" w:hAnsi="Times New Roman" w:cs="Times New Roman"/>
        </w:rPr>
        <w:t xml:space="preserve"> </w:t>
      </w:r>
      <w:r w:rsidR="00325A38" w:rsidRPr="007C1DDE">
        <w:rPr>
          <w:rFonts w:ascii="Times New Roman" w:hAnsi="Times New Roman" w:cs="Times New Roman"/>
        </w:rPr>
        <w:t>double haploid (DH) mapping population co</w:t>
      </w:r>
      <w:r w:rsidR="002B02B6" w:rsidRPr="007C1DDE">
        <w:rPr>
          <w:rFonts w:ascii="Times New Roman" w:hAnsi="Times New Roman" w:cs="Times New Roman"/>
        </w:rPr>
        <w:t xml:space="preserve">nsists </w:t>
      </w:r>
      <w:r w:rsidR="000C5813">
        <w:rPr>
          <w:rFonts w:ascii="Times New Roman" w:hAnsi="Times New Roman" w:cs="Times New Roman" w:hint="eastAsia"/>
        </w:rPr>
        <w:t>453</w:t>
      </w:r>
      <w:r w:rsidR="002B02B6" w:rsidRPr="007C1DDE">
        <w:rPr>
          <w:rFonts w:ascii="Times New Roman" w:hAnsi="Times New Roman" w:cs="Times New Roman"/>
        </w:rPr>
        <w:t xml:space="preserve"> </w:t>
      </w:r>
      <w:r w:rsidR="00BB18D5">
        <w:rPr>
          <w:rFonts w:ascii="Times New Roman" w:hAnsi="Times New Roman" w:cs="Times New Roman"/>
        </w:rPr>
        <w:t>DH</w:t>
      </w:r>
      <w:r w:rsidR="002B02B6" w:rsidRPr="007C1DDE">
        <w:rPr>
          <w:rFonts w:ascii="Times New Roman" w:hAnsi="Times New Roman" w:cs="Times New Roman"/>
        </w:rPr>
        <w:t xml:space="preserve"> </w:t>
      </w:r>
      <w:r w:rsidR="00325A38" w:rsidRPr="007C1DDE">
        <w:rPr>
          <w:rFonts w:ascii="Times New Roman" w:hAnsi="Times New Roman" w:cs="Times New Roman"/>
        </w:rPr>
        <w:t xml:space="preserve">lines derived from the cross between Danby </w:t>
      </w:r>
      <w:r>
        <w:rPr>
          <w:rFonts w:ascii="Times New Roman" w:hAnsi="Times New Roman" w:cs="Times New Roman"/>
        </w:rPr>
        <w:t xml:space="preserve">(PI#) </w:t>
      </w:r>
      <w:r w:rsidR="00325A38" w:rsidRPr="007C1DDE">
        <w:rPr>
          <w:rFonts w:ascii="Times New Roman" w:hAnsi="Times New Roman" w:cs="Times New Roman"/>
        </w:rPr>
        <w:t>and Tiger</w:t>
      </w:r>
      <w:r w:rsidR="00ED325F">
        <w:rPr>
          <w:rFonts w:ascii="Times" w:eastAsia="Times New Roman" w:hAnsi="Times" w:cs="Times New Roman" w:hint="eastAsia"/>
          <w:kern w:val="0"/>
          <w:sz w:val="20"/>
          <w:szCs w:val="20"/>
        </w:rPr>
        <w:t xml:space="preserve"> </w:t>
      </w:r>
      <w:r w:rsidR="00E2321D">
        <w:rPr>
          <w:rFonts w:ascii="Times" w:eastAsia="Times New Roman" w:hAnsi="Times" w:cs="Times New Roman"/>
          <w:kern w:val="0"/>
          <w:sz w:val="20"/>
          <w:szCs w:val="20"/>
        </w:rPr>
        <w:fldChar w:fldCharType="begin"/>
      </w:r>
      <w:r w:rsidR="00E077F8">
        <w:rPr>
          <w:rFonts w:ascii="Times" w:eastAsia="Times New Roman" w:hAnsi="Times" w:cs="Times New Roman"/>
          <w:kern w:val="0"/>
          <w:sz w:val="20"/>
          <w:szCs w:val="20"/>
        </w:rPr>
        <w:instrText xml:space="preserve"> ADDIN EN.CITE &lt;EndNote&gt;&lt;Cite&gt;&lt;Author&gt;Martin&lt;/Author&gt;&lt;Year&gt;2013&lt;/Year&gt;&lt;RecNum&gt;7273&lt;/RecNum&gt;&lt;DisplayText&gt;(&lt;style face="smallcaps"&gt;Martin&lt;/style&gt;&lt;style face="italic"&gt; et al.&lt;/style&gt; 2013)&lt;/DisplayText&gt;&lt;record&gt;&lt;rec-number&gt;7273&lt;/rec-number&gt;&lt;foreign-keys&gt;&lt;key app="EN" db-id="xwx9atxf2texfzepsdwx9arpzpppraaw9sff" timestamp="1475272479"&gt;7273&lt;/key&gt;&lt;/foreign-keys&gt;&lt;ref-type name="Journal Article"&gt;17&lt;/ref-type&gt;&lt;contributors&gt;&lt;authors&gt;&lt;author&gt;Martin, T. J.&lt;/author&gt;&lt;author&gt;Zhang, G. R.&lt;/author&gt;&lt;author&gt;Fritz, A. K.&lt;/author&gt;&lt;author&gt;Miller, R.&lt;/author&gt;&lt;author&gt;Chen, M. S.&lt;/author&gt;&lt;/authors&gt;&lt;/contributors&gt;&lt;auth-address&gt;Zhang, GR&amp;#xD;Kansas State Univ, Agr Res Ctr Hays, Hays, KS 67601 USA&amp;#xD;Kansas State Univ, Agr Res Ctr Hays, Hays, KS 67601 USA&amp;#xD;Kansas State Univ, Agr Res Ctr Hays, Hays, KS 67601 USA&amp;#xD;Kansas State Univ, Dep Agron, Manhattan, KS 66506 USA&amp;#xD;Kansas State Univ, Dep Grain Sci &amp;amp; Ind, Manhattan, KS 66506 USA&amp;#xD;Kansas State Univ, Hard Winter Wheat Genet Res Unit, USDA ARS, Manhattan, KS 66506 USA&lt;/auth-address&gt;&lt;titles&gt;&lt;title&gt;Registration of &amp;apos;Tiger&amp;apos; Wheat&lt;/title&gt;&lt;secondary-title&gt;Journal of Plant Registrations&lt;/secondary-title&gt;&lt;alt-title&gt;J Plant Regist&lt;/alt-title&gt;&lt;/titles&gt;&lt;periodical&gt;&lt;full-title&gt;Journal of Plant Registrations&lt;/full-title&gt;&lt;abbr-1&gt;J Plant Regist&lt;/abbr-1&gt;&lt;/periodical&gt;&lt;alt-periodical&gt;&lt;full-title&gt;Journal of Plant Registrations&lt;/full-title&gt;&lt;abbr-1&gt;J Plant Regist&lt;/abbr-1&gt;&lt;/alt-periodical&gt;&lt;pages&gt;201-204&lt;/pages&gt;&lt;volume&gt;7&lt;/volume&gt;&lt;number&gt;2&lt;/number&gt;&lt;dates&gt;&lt;year&gt;2013&lt;/year&gt;&lt;pub-dates&gt;&lt;date&gt;May&lt;/date&gt;&lt;/pub-dates&gt;&lt;/dates&gt;&lt;isbn&gt;1936-5209&lt;/isbn&gt;&lt;accession-num&gt;WOS:000317953600014&lt;/accession-num&gt;&lt;urls&gt;&lt;related-urls&gt;&lt;url&gt;&amp;lt;Go to ISI&amp;gt;://WOS:000317953600014&lt;/url&gt;&lt;/related-urls&gt;&lt;/urls&gt;&lt;electronic-resource-num&gt;10.3198/jpr2012.09.0032crc&lt;/electronic-resource-num&gt;&lt;language&gt;English&lt;/language&gt;&lt;/record&gt;&lt;/Cite&gt;&lt;/EndNote&gt;</w:instrText>
      </w:r>
      <w:r w:rsidR="00E2321D">
        <w:rPr>
          <w:rFonts w:ascii="Times" w:eastAsia="Times New Roman" w:hAnsi="Times" w:cs="Times New Roman"/>
          <w:kern w:val="0"/>
          <w:sz w:val="20"/>
          <w:szCs w:val="20"/>
        </w:rPr>
        <w:fldChar w:fldCharType="separate"/>
      </w:r>
      <w:r w:rsidR="00E077F8">
        <w:rPr>
          <w:rFonts w:ascii="Times" w:eastAsia="Times New Roman" w:hAnsi="Times" w:cs="Times New Roman"/>
          <w:noProof/>
          <w:kern w:val="0"/>
          <w:sz w:val="20"/>
          <w:szCs w:val="20"/>
        </w:rPr>
        <w:t>(</w:t>
      </w:r>
      <w:r w:rsidR="00E077F8" w:rsidRPr="00E077F8">
        <w:rPr>
          <w:rFonts w:ascii="Times" w:eastAsia="Times New Roman" w:hAnsi="Times" w:cs="Times New Roman"/>
          <w:smallCaps/>
          <w:noProof/>
          <w:kern w:val="0"/>
          <w:sz w:val="20"/>
          <w:szCs w:val="20"/>
        </w:rPr>
        <w:t>Martin</w:t>
      </w:r>
      <w:r w:rsidR="00E077F8" w:rsidRPr="00E077F8">
        <w:rPr>
          <w:rFonts w:ascii="Times" w:eastAsia="Times New Roman" w:hAnsi="Times" w:cs="Times New Roman"/>
          <w:i/>
          <w:noProof/>
          <w:kern w:val="0"/>
          <w:sz w:val="20"/>
          <w:szCs w:val="20"/>
        </w:rPr>
        <w:t xml:space="preserve"> et al.</w:t>
      </w:r>
      <w:r w:rsidR="00E077F8">
        <w:rPr>
          <w:rFonts w:ascii="Times" w:eastAsia="Times New Roman" w:hAnsi="Times" w:cs="Times New Roman"/>
          <w:noProof/>
          <w:kern w:val="0"/>
          <w:sz w:val="20"/>
          <w:szCs w:val="20"/>
        </w:rPr>
        <w:t xml:space="preserve"> 2013)</w:t>
      </w:r>
      <w:r w:rsidR="00E2321D">
        <w:rPr>
          <w:rFonts w:ascii="Times" w:eastAsia="Times New Roman" w:hAnsi="Times" w:cs="Times New Roman"/>
          <w:kern w:val="0"/>
          <w:sz w:val="20"/>
          <w:szCs w:val="20"/>
        </w:rPr>
        <w:fldChar w:fldCharType="end"/>
      </w:r>
      <w:r w:rsidR="00325A38" w:rsidRPr="007C1DDE">
        <w:rPr>
          <w:rFonts w:ascii="Times New Roman" w:hAnsi="Times New Roman" w:cs="Times New Roman"/>
        </w:rPr>
        <w:t>, two white winter wheat cultivars</w:t>
      </w:r>
      <w:r w:rsidR="002B02B6" w:rsidRPr="007C1DDE">
        <w:rPr>
          <w:rFonts w:ascii="Times New Roman" w:hAnsi="Times New Roman" w:cs="Times New Roman"/>
        </w:rPr>
        <w:t xml:space="preserve"> </w:t>
      </w:r>
      <w:r w:rsidR="00325A38" w:rsidRPr="007C1DDE">
        <w:rPr>
          <w:rFonts w:ascii="Times New Roman" w:hAnsi="Times New Roman" w:cs="Times New Roman"/>
        </w:rPr>
        <w:t xml:space="preserve">(Kansas </w:t>
      </w:r>
      <w:r w:rsidR="00BB18D5">
        <w:rPr>
          <w:rFonts w:ascii="Times New Roman" w:hAnsi="Times New Roman" w:cs="Times New Roman"/>
        </w:rPr>
        <w:t>S</w:t>
      </w:r>
      <w:r w:rsidR="00325A38" w:rsidRPr="007C1DDE">
        <w:rPr>
          <w:rFonts w:ascii="Times New Roman" w:hAnsi="Times New Roman" w:cs="Times New Roman"/>
        </w:rPr>
        <w:t xml:space="preserve">tate </w:t>
      </w:r>
      <w:r w:rsidR="00BB18D5">
        <w:rPr>
          <w:rFonts w:ascii="Times New Roman" w:hAnsi="Times New Roman" w:cs="Times New Roman"/>
        </w:rPr>
        <w:t>U</w:t>
      </w:r>
      <w:r w:rsidR="00325A38" w:rsidRPr="007C1DDE">
        <w:rPr>
          <w:rFonts w:ascii="Times New Roman" w:hAnsi="Times New Roman" w:cs="Times New Roman"/>
        </w:rPr>
        <w:t xml:space="preserve">niversity, </w:t>
      </w:r>
      <w:r w:rsidR="00BB18D5">
        <w:rPr>
          <w:rFonts w:ascii="Times New Roman" w:hAnsi="Times New Roman" w:cs="Times New Roman"/>
        </w:rPr>
        <w:t>R</w:t>
      </w:r>
      <w:r w:rsidR="00325A38" w:rsidRPr="007C1DDE">
        <w:rPr>
          <w:rFonts w:ascii="Times New Roman" w:hAnsi="Times New Roman" w:cs="Times New Roman"/>
        </w:rPr>
        <w:t xml:space="preserve">esearch </w:t>
      </w:r>
      <w:proofErr w:type="spellStart"/>
      <w:r w:rsidR="00BB18D5">
        <w:rPr>
          <w:rFonts w:ascii="Times New Roman" w:hAnsi="Times New Roman" w:cs="Times New Roman"/>
        </w:rPr>
        <w:t>C</w:t>
      </w:r>
      <w:r w:rsidR="00325A38" w:rsidRPr="007C1DDE">
        <w:rPr>
          <w:rFonts w:ascii="Times New Roman" w:hAnsi="Times New Roman" w:cs="Times New Roman"/>
        </w:rPr>
        <w:t>enter_Hays</w:t>
      </w:r>
      <w:proofErr w:type="spellEnd"/>
      <w:r w:rsidR="00325A38" w:rsidRPr="007C1DDE">
        <w:rPr>
          <w:rFonts w:ascii="Times New Roman" w:hAnsi="Times New Roman" w:cs="Times New Roman"/>
        </w:rPr>
        <w:t xml:space="preserve">). </w:t>
      </w:r>
      <w:r w:rsidR="000C5813">
        <w:rPr>
          <w:rFonts w:ascii="Times New Roman" w:hAnsi="Times New Roman" w:cs="Times New Roman" w:hint="eastAsia"/>
        </w:rPr>
        <w:t xml:space="preserve">A subset of 211 DH lines from this population were used for QTL mapping (mapping population) and the rest </w:t>
      </w:r>
      <w:r>
        <w:rPr>
          <w:rFonts w:ascii="Times New Roman" w:hAnsi="Times New Roman" w:cs="Times New Roman"/>
        </w:rPr>
        <w:t xml:space="preserve">of </w:t>
      </w:r>
      <w:r w:rsidR="000C5813">
        <w:rPr>
          <w:rFonts w:ascii="Times New Roman" w:hAnsi="Times New Roman" w:cs="Times New Roman" w:hint="eastAsia"/>
        </w:rPr>
        <w:t>DH lines were used for validation (</w:t>
      </w:r>
      <w:r>
        <w:rPr>
          <w:rFonts w:ascii="Times New Roman" w:hAnsi="Times New Roman" w:cs="Times New Roman" w:hint="eastAsia"/>
        </w:rPr>
        <w:t>validat</w:t>
      </w:r>
      <w:r>
        <w:rPr>
          <w:rFonts w:ascii="Times New Roman" w:hAnsi="Times New Roman" w:cs="Times New Roman"/>
        </w:rPr>
        <w:t>ion</w:t>
      </w:r>
      <w:r>
        <w:rPr>
          <w:rFonts w:ascii="Times New Roman" w:hAnsi="Times New Roman" w:cs="Times New Roman" w:hint="eastAsia"/>
        </w:rPr>
        <w:t xml:space="preserve"> </w:t>
      </w:r>
      <w:r w:rsidR="000C5813">
        <w:rPr>
          <w:rFonts w:ascii="Times New Roman" w:hAnsi="Times New Roman" w:cs="Times New Roman" w:hint="eastAsia"/>
        </w:rPr>
        <w:t xml:space="preserve">population). </w:t>
      </w:r>
      <w:proofErr w:type="gramStart"/>
      <w:r>
        <w:rPr>
          <w:rFonts w:ascii="Times New Roman" w:hAnsi="Times New Roman" w:cs="Times New Roman"/>
        </w:rPr>
        <w:t>A</w:t>
      </w:r>
      <w:proofErr w:type="gramEnd"/>
      <w:r w:rsidRPr="007C1DDE">
        <w:rPr>
          <w:rFonts w:ascii="Times New Roman" w:hAnsi="Times New Roman" w:cs="Times New Roman"/>
        </w:rPr>
        <w:t xml:space="preserve"> </w:t>
      </w:r>
      <w:r w:rsidR="00325A38" w:rsidRPr="007C1DDE">
        <w:rPr>
          <w:rFonts w:ascii="Times New Roman" w:hAnsi="Times New Roman" w:cs="Times New Roman"/>
        </w:rPr>
        <w:t xml:space="preserve">association analysis population </w:t>
      </w:r>
      <w:r w:rsidR="000C5813">
        <w:rPr>
          <w:rFonts w:ascii="Times New Roman" w:hAnsi="Times New Roman" w:cs="Times New Roman" w:hint="eastAsia"/>
        </w:rPr>
        <w:t xml:space="preserve">was </w:t>
      </w:r>
      <w:r w:rsidR="00325A38" w:rsidRPr="007C1DDE">
        <w:rPr>
          <w:rFonts w:ascii="Times New Roman" w:hAnsi="Times New Roman" w:cs="Times New Roman"/>
        </w:rPr>
        <w:t xml:space="preserve">composed </w:t>
      </w:r>
      <w:r w:rsidR="000C5813">
        <w:rPr>
          <w:rFonts w:ascii="Times New Roman" w:hAnsi="Times New Roman" w:cs="Times New Roman" w:hint="eastAsia"/>
        </w:rPr>
        <w:t xml:space="preserve">of </w:t>
      </w:r>
      <w:r w:rsidR="00325A38" w:rsidRPr="007C1DDE">
        <w:rPr>
          <w:rFonts w:ascii="Times New Roman" w:hAnsi="Times New Roman" w:cs="Times New Roman"/>
        </w:rPr>
        <w:t>172 Ame</w:t>
      </w:r>
      <w:r w:rsidR="000C5813">
        <w:rPr>
          <w:rFonts w:ascii="Times New Roman" w:hAnsi="Times New Roman" w:cs="Times New Roman"/>
        </w:rPr>
        <w:t>rican cultivars and landraces. A</w:t>
      </w:r>
      <w:r w:rsidR="00325A38" w:rsidRPr="007C1DDE">
        <w:rPr>
          <w:rFonts w:ascii="Times New Roman" w:hAnsi="Times New Roman" w:cs="Times New Roman"/>
        </w:rPr>
        <w:t xml:space="preserve"> set of </w:t>
      </w:r>
      <w:r w:rsidR="000C5813" w:rsidRPr="007E3AAD">
        <w:rPr>
          <w:rFonts w:ascii="Times New Roman" w:hAnsi="Times New Roman" w:cs="Times New Roman"/>
          <w:color w:val="000000"/>
        </w:rPr>
        <w:t>3</w:t>
      </w:r>
      <w:r w:rsidR="000C5813">
        <w:rPr>
          <w:rFonts w:ascii="Times New Roman" w:hAnsi="Times New Roman" w:cs="Times New Roman" w:hint="eastAsia"/>
          <w:color w:val="000000"/>
        </w:rPr>
        <w:t xml:space="preserve">18 F5 and F6 </w:t>
      </w:r>
      <w:r w:rsidR="00325A38" w:rsidRPr="007C1DDE">
        <w:rPr>
          <w:rFonts w:ascii="Times New Roman" w:hAnsi="Times New Roman" w:cs="Times New Roman"/>
        </w:rPr>
        <w:t xml:space="preserve">breeding lines </w:t>
      </w:r>
      <w:r w:rsidR="000C5813">
        <w:rPr>
          <w:rFonts w:ascii="Times New Roman" w:hAnsi="Times New Roman" w:cs="Times New Roman" w:hint="eastAsia"/>
          <w:color w:val="000000"/>
        </w:rPr>
        <w:t>developed by</w:t>
      </w:r>
      <w:r w:rsidR="000C5813" w:rsidRPr="007E3AAD">
        <w:rPr>
          <w:rFonts w:ascii="Times New Roman" w:hAnsi="Times New Roman" w:cs="Times New Roman"/>
          <w:color w:val="000000"/>
        </w:rPr>
        <w:t xml:space="preserve"> Kansas </w:t>
      </w:r>
      <w:r w:rsidR="000C5813">
        <w:rPr>
          <w:rFonts w:ascii="Times New Roman" w:hAnsi="Times New Roman" w:cs="Times New Roman"/>
          <w:color w:val="000000"/>
        </w:rPr>
        <w:t xml:space="preserve">white </w:t>
      </w:r>
      <w:r w:rsidR="000C5813" w:rsidRPr="007E3AAD">
        <w:rPr>
          <w:rFonts w:ascii="Times New Roman" w:hAnsi="Times New Roman" w:cs="Times New Roman"/>
          <w:color w:val="000000"/>
        </w:rPr>
        <w:t>breeding program</w:t>
      </w:r>
      <w:r w:rsidR="000C5813">
        <w:rPr>
          <w:rFonts w:ascii="Times New Roman" w:hAnsi="Times New Roman" w:cs="Times New Roman"/>
          <w:color w:val="000000"/>
        </w:rPr>
        <w:t>s</w:t>
      </w:r>
      <w:r w:rsidR="000C5813">
        <w:rPr>
          <w:rFonts w:ascii="Times New Roman" w:hAnsi="Times New Roman" w:cs="Times New Roman" w:hint="eastAsia"/>
          <w:color w:val="000000"/>
        </w:rPr>
        <w:t xml:space="preserve"> from </w:t>
      </w:r>
      <w:commentRangeStart w:id="54"/>
      <w:r w:rsidR="000C5813">
        <w:rPr>
          <w:rFonts w:ascii="Times New Roman" w:hAnsi="Times New Roman" w:cs="Times New Roman" w:hint="eastAsia"/>
          <w:color w:val="000000"/>
        </w:rPr>
        <w:t>1999 to 2</w:t>
      </w:r>
      <w:r w:rsidR="00567030">
        <w:rPr>
          <w:rFonts w:ascii="Times New Roman" w:hAnsi="Times New Roman" w:cs="Times New Roman" w:hint="eastAsia"/>
          <w:color w:val="000000"/>
        </w:rPr>
        <w:t>013</w:t>
      </w:r>
      <w:r w:rsidR="000C5813">
        <w:rPr>
          <w:rFonts w:ascii="Times New Roman" w:hAnsi="Times New Roman" w:cs="Times New Roman" w:hint="eastAsia"/>
          <w:color w:val="000000"/>
        </w:rPr>
        <w:t xml:space="preserve"> </w:t>
      </w:r>
      <w:commentRangeEnd w:id="54"/>
      <w:r>
        <w:rPr>
          <w:rStyle w:val="ab"/>
        </w:rPr>
        <w:commentReference w:id="54"/>
      </w:r>
      <w:r w:rsidR="000C5813">
        <w:rPr>
          <w:rFonts w:ascii="Times New Roman" w:hAnsi="Times New Roman" w:cs="Times New Roman" w:hint="eastAsia"/>
          <w:color w:val="000000"/>
        </w:rPr>
        <w:t>in Hays of KS</w:t>
      </w:r>
      <w:r w:rsidR="000C5813" w:rsidRPr="007E3AAD">
        <w:rPr>
          <w:rFonts w:ascii="Times New Roman" w:hAnsi="Times New Roman" w:cs="Times New Roman"/>
          <w:color w:val="000000"/>
        </w:rPr>
        <w:t xml:space="preserve"> </w:t>
      </w:r>
      <w:r w:rsidR="000C5813">
        <w:rPr>
          <w:rFonts w:ascii="Times New Roman" w:hAnsi="Times New Roman" w:cs="Times New Roman" w:hint="eastAsia"/>
        </w:rPr>
        <w:t>were</w:t>
      </w:r>
      <w:r w:rsidR="00325A38" w:rsidRPr="007C1DDE">
        <w:rPr>
          <w:rFonts w:ascii="Times New Roman" w:hAnsi="Times New Roman" w:cs="Times New Roman"/>
        </w:rPr>
        <w:t xml:space="preserve"> used to validate the association between the </w:t>
      </w:r>
      <w:r w:rsidR="00BB18D5">
        <w:rPr>
          <w:rFonts w:ascii="Times New Roman" w:hAnsi="Times New Roman" w:cs="Times New Roman"/>
        </w:rPr>
        <w:t>casual</w:t>
      </w:r>
      <w:r w:rsidR="00325A38" w:rsidRPr="007C1DDE">
        <w:rPr>
          <w:rFonts w:ascii="Times New Roman" w:hAnsi="Times New Roman" w:cs="Times New Roman"/>
        </w:rPr>
        <w:t xml:space="preserve"> SNP and the PHS </w:t>
      </w:r>
      <w:r w:rsidR="00BB18D5">
        <w:rPr>
          <w:rFonts w:ascii="Times New Roman" w:hAnsi="Times New Roman" w:cs="Times New Roman"/>
        </w:rPr>
        <w:t>resistance</w:t>
      </w:r>
      <w:r w:rsidR="00325A38" w:rsidRPr="007C1DDE">
        <w:rPr>
          <w:rFonts w:ascii="Times New Roman" w:hAnsi="Times New Roman" w:cs="Times New Roman"/>
        </w:rPr>
        <w:t xml:space="preserve">. </w:t>
      </w:r>
    </w:p>
    <w:p w14:paraId="56586E79" w14:textId="77777777" w:rsidR="002B02B6" w:rsidRPr="007C1DDE" w:rsidRDefault="002B02B6"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rPr>
      </w:pPr>
    </w:p>
    <w:p w14:paraId="59B06A2E" w14:textId="77777777"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 xml:space="preserve">Field and greenhouse experiment </w:t>
      </w:r>
    </w:p>
    <w:p w14:paraId="5FE65C59" w14:textId="05F118B4"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rPr>
      </w:pPr>
      <w:r w:rsidRPr="007C1DDE">
        <w:rPr>
          <w:rFonts w:ascii="Times New Roman" w:hAnsi="Times New Roman" w:cs="Times New Roman"/>
        </w:rPr>
        <w:t xml:space="preserve">The mapping population was grown in greenhouse </w:t>
      </w:r>
      <w:r w:rsidR="000C5813">
        <w:rPr>
          <w:rFonts w:ascii="Times New Roman" w:hAnsi="Times New Roman" w:cs="Times New Roman" w:hint="eastAsia"/>
        </w:rPr>
        <w:t>of</w:t>
      </w:r>
      <w:r w:rsidR="004706A8">
        <w:rPr>
          <w:rFonts w:ascii="Times New Roman" w:hAnsi="Times New Roman" w:cs="Times New Roman"/>
        </w:rPr>
        <w:t xml:space="preserve"> Kansas State University</w:t>
      </w:r>
      <w:r w:rsidR="004706A8">
        <w:rPr>
          <w:rFonts w:ascii="Times New Roman" w:hAnsi="Times New Roman" w:cs="Times New Roman" w:hint="eastAsia"/>
        </w:rPr>
        <w:t>,</w:t>
      </w:r>
      <w:r w:rsidR="004706A8" w:rsidRPr="007C1DDE">
        <w:rPr>
          <w:rFonts w:ascii="Times New Roman" w:hAnsi="Times New Roman" w:cs="Times New Roman"/>
        </w:rPr>
        <w:t xml:space="preserve"> </w:t>
      </w:r>
      <w:r w:rsidRPr="007C1DDE">
        <w:rPr>
          <w:rFonts w:ascii="Times New Roman" w:hAnsi="Times New Roman" w:cs="Times New Roman"/>
        </w:rPr>
        <w:t xml:space="preserve">Manhattan, KS </w:t>
      </w:r>
      <w:r w:rsidR="000C5813">
        <w:rPr>
          <w:rFonts w:ascii="Times New Roman" w:hAnsi="Times New Roman" w:cs="Times New Roman" w:hint="eastAsia"/>
        </w:rPr>
        <w:t>in</w:t>
      </w:r>
      <w:r w:rsidRPr="007C1DDE">
        <w:rPr>
          <w:rFonts w:ascii="Times New Roman" w:hAnsi="Times New Roman" w:cs="Times New Roman"/>
        </w:rPr>
        <w:t xml:space="preserve"> </w:t>
      </w:r>
      <w:r w:rsidR="00567030">
        <w:rPr>
          <w:rFonts w:ascii="Times New Roman" w:hAnsi="Times New Roman" w:cs="Times New Roman" w:hint="eastAsia"/>
        </w:rPr>
        <w:t xml:space="preserve">2014 </w:t>
      </w:r>
      <w:r w:rsidRPr="007C1DDE">
        <w:rPr>
          <w:rFonts w:ascii="Times New Roman" w:hAnsi="Times New Roman" w:cs="Times New Roman"/>
        </w:rPr>
        <w:t xml:space="preserve">and </w:t>
      </w:r>
      <w:r w:rsidR="00567030">
        <w:rPr>
          <w:rFonts w:ascii="Times New Roman" w:hAnsi="Times New Roman" w:cs="Times New Roman" w:hint="eastAsia"/>
        </w:rPr>
        <w:t>2015 season</w:t>
      </w:r>
      <w:r w:rsidR="00E7722F">
        <w:rPr>
          <w:rFonts w:ascii="Times New Roman" w:hAnsi="Times New Roman" w:cs="Times New Roman" w:hint="eastAsia"/>
        </w:rPr>
        <w:t>s</w:t>
      </w:r>
      <w:r w:rsidR="00567030">
        <w:rPr>
          <w:rFonts w:ascii="Times New Roman" w:hAnsi="Times New Roman" w:cs="Times New Roman" w:hint="eastAsia"/>
        </w:rPr>
        <w:t xml:space="preserve"> </w:t>
      </w:r>
      <w:r w:rsidR="000C5813">
        <w:rPr>
          <w:rFonts w:ascii="Times New Roman" w:hAnsi="Times New Roman" w:cs="Times New Roman" w:hint="eastAsia"/>
        </w:rPr>
        <w:t xml:space="preserve">and </w:t>
      </w:r>
      <w:r w:rsidR="00E7722F" w:rsidRPr="007C1DDE">
        <w:rPr>
          <w:rFonts w:ascii="Times New Roman" w:hAnsi="Times New Roman" w:cs="Times New Roman"/>
        </w:rPr>
        <w:t xml:space="preserve">in field </w:t>
      </w:r>
      <w:r w:rsidR="00E7722F">
        <w:rPr>
          <w:rFonts w:ascii="Times New Roman" w:hAnsi="Times New Roman" w:cs="Times New Roman" w:hint="eastAsia"/>
        </w:rPr>
        <w:t>of</w:t>
      </w:r>
      <w:r w:rsidR="00E7722F">
        <w:rPr>
          <w:rFonts w:ascii="Times New Roman" w:hAnsi="Times New Roman" w:cs="Times New Roman"/>
        </w:rPr>
        <w:t xml:space="preserve"> Kansas State University, Research </w:t>
      </w:r>
      <w:proofErr w:type="spellStart"/>
      <w:r w:rsidR="00E7722F">
        <w:rPr>
          <w:rFonts w:ascii="Times New Roman" w:hAnsi="Times New Roman" w:cs="Times New Roman"/>
        </w:rPr>
        <w:t>Center_Hays</w:t>
      </w:r>
      <w:proofErr w:type="spellEnd"/>
      <w:r w:rsidR="00E7722F" w:rsidRPr="000C5813">
        <w:rPr>
          <w:rFonts w:ascii="Times New Roman" w:hAnsi="Times New Roman" w:cs="Times New Roman"/>
        </w:rPr>
        <w:t xml:space="preserve"> </w:t>
      </w:r>
      <w:r w:rsidR="000C5813">
        <w:rPr>
          <w:rFonts w:ascii="Times New Roman" w:hAnsi="Times New Roman" w:cs="Times New Roman"/>
        </w:rPr>
        <w:t xml:space="preserve">in </w:t>
      </w:r>
      <w:r w:rsidR="00567030">
        <w:rPr>
          <w:rFonts w:ascii="Times New Roman" w:hAnsi="Times New Roman" w:cs="Times New Roman" w:hint="eastAsia"/>
        </w:rPr>
        <w:t xml:space="preserve">2015 </w:t>
      </w:r>
      <w:r w:rsidR="00E7722F">
        <w:rPr>
          <w:rFonts w:ascii="Times New Roman" w:hAnsi="Times New Roman" w:cs="Times New Roman" w:hint="eastAsia"/>
        </w:rPr>
        <w:t xml:space="preserve">and 2016 </w:t>
      </w:r>
      <w:r w:rsidR="00567030">
        <w:rPr>
          <w:rFonts w:ascii="Times New Roman" w:hAnsi="Times New Roman" w:cs="Times New Roman" w:hint="eastAsia"/>
        </w:rPr>
        <w:t>season</w:t>
      </w:r>
      <w:r w:rsidR="00E7722F">
        <w:rPr>
          <w:rFonts w:ascii="Times New Roman" w:hAnsi="Times New Roman" w:cs="Times New Roman" w:hint="eastAsia"/>
        </w:rPr>
        <w:t>s</w:t>
      </w:r>
      <w:r w:rsidRPr="007C1DDE">
        <w:rPr>
          <w:rFonts w:ascii="Times New Roman" w:hAnsi="Times New Roman" w:cs="Times New Roman"/>
        </w:rPr>
        <w:t>.</w:t>
      </w:r>
      <w:r w:rsidR="00E7722F">
        <w:rPr>
          <w:rFonts w:ascii="Times New Roman" w:hAnsi="Times New Roman" w:cs="Times New Roman" w:hint="eastAsia"/>
        </w:rPr>
        <w:t xml:space="preserve"> </w:t>
      </w:r>
      <w:r w:rsidRPr="007C1DDE">
        <w:rPr>
          <w:rFonts w:ascii="Times New Roman" w:hAnsi="Times New Roman" w:cs="Times New Roman"/>
        </w:rPr>
        <w:t xml:space="preserve">The association analysis population was grown in greenhouse </w:t>
      </w:r>
      <w:r w:rsidR="00BB18D5">
        <w:rPr>
          <w:rFonts w:ascii="Times New Roman" w:hAnsi="Times New Roman" w:cs="Times New Roman"/>
        </w:rPr>
        <w:t>(</w:t>
      </w:r>
      <w:r w:rsidRPr="007C1DDE">
        <w:rPr>
          <w:rFonts w:ascii="Times New Roman" w:hAnsi="Times New Roman" w:cs="Times New Roman"/>
        </w:rPr>
        <w:t>2012 and 2013</w:t>
      </w:r>
      <w:r w:rsidR="00BB18D5">
        <w:rPr>
          <w:rFonts w:ascii="Times New Roman" w:hAnsi="Times New Roman" w:cs="Times New Roman"/>
        </w:rPr>
        <w:t>)</w:t>
      </w:r>
      <w:r w:rsidRPr="007C1DDE">
        <w:rPr>
          <w:rFonts w:ascii="Times New Roman" w:hAnsi="Times New Roman" w:cs="Times New Roman"/>
        </w:rPr>
        <w:t xml:space="preserve">, in field </w:t>
      </w:r>
      <w:r w:rsidR="00BB18D5">
        <w:rPr>
          <w:rFonts w:ascii="Times New Roman" w:hAnsi="Times New Roman" w:cs="Times New Roman"/>
        </w:rPr>
        <w:t>(</w:t>
      </w:r>
      <w:r w:rsidRPr="007C1DDE">
        <w:rPr>
          <w:rFonts w:ascii="Times New Roman" w:hAnsi="Times New Roman" w:cs="Times New Roman"/>
        </w:rPr>
        <w:t>2013 and 2014</w:t>
      </w:r>
      <w:r w:rsidR="00BB18D5">
        <w:rPr>
          <w:rFonts w:ascii="Times New Roman" w:hAnsi="Times New Roman" w:cs="Times New Roman"/>
        </w:rPr>
        <w:t>)</w:t>
      </w:r>
      <w:r w:rsidRPr="007C1DDE">
        <w:rPr>
          <w:rFonts w:ascii="Times New Roman" w:hAnsi="Times New Roman" w:cs="Times New Roman"/>
        </w:rPr>
        <w:t xml:space="preserve"> of </w:t>
      </w:r>
      <w:r w:rsidR="004706A8">
        <w:rPr>
          <w:rFonts w:ascii="Times New Roman" w:hAnsi="Times New Roman" w:cs="Times New Roman"/>
        </w:rPr>
        <w:t>Kansas State University</w:t>
      </w:r>
      <w:r w:rsidR="004706A8">
        <w:rPr>
          <w:rFonts w:ascii="Times New Roman" w:hAnsi="Times New Roman" w:cs="Times New Roman" w:hint="eastAsia"/>
        </w:rPr>
        <w:t>,</w:t>
      </w:r>
      <w:r w:rsidR="004706A8" w:rsidRPr="007C1DDE">
        <w:rPr>
          <w:rFonts w:ascii="Times New Roman" w:hAnsi="Times New Roman" w:cs="Times New Roman"/>
        </w:rPr>
        <w:t xml:space="preserve"> Manhattan, KS</w:t>
      </w:r>
      <w:r w:rsidRPr="007C1DDE">
        <w:rPr>
          <w:rFonts w:ascii="Times New Roman" w:hAnsi="Times New Roman" w:cs="Times New Roman"/>
        </w:rPr>
        <w:t xml:space="preserve"> and in field </w:t>
      </w:r>
      <w:r w:rsidR="00BB18D5">
        <w:rPr>
          <w:rFonts w:ascii="Times New Roman" w:hAnsi="Times New Roman" w:cs="Times New Roman"/>
        </w:rPr>
        <w:t>(</w:t>
      </w:r>
      <w:r w:rsidR="00BB18D5" w:rsidRPr="007C1DDE">
        <w:rPr>
          <w:rFonts w:ascii="Times New Roman" w:hAnsi="Times New Roman" w:cs="Times New Roman"/>
        </w:rPr>
        <w:t>2013 and 2014</w:t>
      </w:r>
      <w:r w:rsidR="00BB18D5">
        <w:rPr>
          <w:rFonts w:ascii="Times New Roman" w:hAnsi="Times New Roman" w:cs="Times New Roman"/>
        </w:rPr>
        <w:t xml:space="preserve">) </w:t>
      </w:r>
      <w:r w:rsidR="00A901AD">
        <w:rPr>
          <w:rFonts w:ascii="Times New Roman" w:hAnsi="Times New Roman" w:cs="Times New Roman"/>
        </w:rPr>
        <w:t>of</w:t>
      </w:r>
      <w:r w:rsidR="004706A8">
        <w:rPr>
          <w:rFonts w:ascii="Times New Roman" w:hAnsi="Times New Roman" w:cs="Times New Roman"/>
        </w:rPr>
        <w:t xml:space="preserve"> Kansas State University, Research </w:t>
      </w:r>
      <w:proofErr w:type="spellStart"/>
      <w:r w:rsidR="004706A8">
        <w:rPr>
          <w:rFonts w:ascii="Times New Roman" w:hAnsi="Times New Roman" w:cs="Times New Roman"/>
        </w:rPr>
        <w:t>Center_Hays</w:t>
      </w:r>
      <w:proofErr w:type="spellEnd"/>
      <w:r w:rsidR="004706A8" w:rsidRPr="007C1DDE">
        <w:rPr>
          <w:rFonts w:ascii="Times New Roman" w:hAnsi="Times New Roman" w:cs="Times New Roman"/>
        </w:rPr>
        <w:t>.</w:t>
      </w:r>
      <w:r w:rsidRPr="007C1DDE">
        <w:rPr>
          <w:rFonts w:ascii="Times New Roman" w:hAnsi="Times New Roman" w:cs="Times New Roman"/>
        </w:rPr>
        <w:t xml:space="preserve"> </w:t>
      </w:r>
      <w:r w:rsidR="00E7722F">
        <w:rPr>
          <w:rFonts w:ascii="Times New Roman" w:hAnsi="Times New Roman" w:cs="Times New Roman" w:hint="eastAsia"/>
        </w:rPr>
        <w:t>For</w:t>
      </w:r>
      <w:r w:rsidR="00E7722F" w:rsidRPr="007C1DDE">
        <w:rPr>
          <w:rFonts w:ascii="Times New Roman" w:hAnsi="Times New Roman" w:cs="Times New Roman"/>
        </w:rPr>
        <w:t xml:space="preserve"> </w:t>
      </w:r>
      <w:r w:rsidRPr="007C1DDE">
        <w:rPr>
          <w:rFonts w:ascii="Times New Roman" w:hAnsi="Times New Roman" w:cs="Times New Roman"/>
        </w:rPr>
        <w:t>the greenhouse</w:t>
      </w:r>
      <w:r w:rsidR="00E7722F">
        <w:rPr>
          <w:rFonts w:ascii="Times New Roman" w:hAnsi="Times New Roman" w:cs="Times New Roman" w:hint="eastAsia"/>
        </w:rPr>
        <w:t xml:space="preserve"> experiments</w:t>
      </w:r>
      <w:r w:rsidRPr="007C1DDE">
        <w:rPr>
          <w:rFonts w:ascii="Times New Roman" w:hAnsi="Times New Roman" w:cs="Times New Roman"/>
        </w:rPr>
        <w:t xml:space="preserve">, five seedlings per line were transplanted into a 13-cm x 13 cm plastic pot and arranged into randomized complete block design with two replicates for all the DH lines in the mapping population. The greenhouse was kept at 22°C day/15°C night with 16 h light. </w:t>
      </w:r>
      <w:r w:rsidR="00731822">
        <w:rPr>
          <w:rFonts w:ascii="Times New Roman" w:hAnsi="Times New Roman" w:cs="Times New Roman" w:hint="eastAsia"/>
        </w:rPr>
        <w:t>For</w:t>
      </w:r>
      <w:r w:rsidR="00731822" w:rsidRPr="007C1DDE">
        <w:rPr>
          <w:rFonts w:ascii="Times New Roman" w:hAnsi="Times New Roman" w:cs="Times New Roman"/>
        </w:rPr>
        <w:t xml:space="preserve"> </w:t>
      </w:r>
      <w:r w:rsidRPr="007C1DDE">
        <w:rPr>
          <w:rFonts w:ascii="Times New Roman" w:hAnsi="Times New Roman" w:cs="Times New Roman"/>
        </w:rPr>
        <w:t>the field</w:t>
      </w:r>
      <w:r w:rsidR="00731822">
        <w:rPr>
          <w:rFonts w:ascii="Times New Roman" w:hAnsi="Times New Roman" w:cs="Times New Roman" w:hint="eastAsia"/>
        </w:rPr>
        <w:t xml:space="preserve"> experiments</w:t>
      </w:r>
      <w:r w:rsidRPr="007C1DDE">
        <w:rPr>
          <w:rFonts w:ascii="Times New Roman" w:hAnsi="Times New Roman" w:cs="Times New Roman"/>
        </w:rPr>
        <w:t xml:space="preserve">, all the lines were planted in six feet length row with two replications by random complete design with normal field management. </w:t>
      </w:r>
    </w:p>
    <w:p w14:paraId="2371A2EB" w14:textId="77777777"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rPr>
      </w:pPr>
    </w:p>
    <w:p w14:paraId="5983CA04" w14:textId="77777777"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 xml:space="preserve">Pre-harvest sprouting and germination index evaluation </w:t>
      </w:r>
    </w:p>
    <w:p w14:paraId="2FE9E195" w14:textId="5E6F20B3"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color w:val="000000"/>
        </w:rPr>
      </w:pPr>
      <w:r w:rsidRPr="007C1DDE">
        <w:rPr>
          <w:rFonts w:ascii="Times New Roman" w:hAnsi="Times New Roman" w:cs="Times New Roman"/>
        </w:rPr>
        <w:t xml:space="preserve">For the Pre-harvest sprouting evaluation, five </w:t>
      </w:r>
      <w:r w:rsidRPr="007C1DDE">
        <w:rPr>
          <w:rFonts w:ascii="Times New Roman" w:hAnsi="Times New Roman" w:cs="Times New Roman"/>
          <w:color w:val="000000"/>
        </w:rPr>
        <w:t xml:space="preserve">spikes were harvested from each line at </w:t>
      </w:r>
      <w:r w:rsidR="00D878AE">
        <w:rPr>
          <w:rFonts w:ascii="Times New Roman" w:hAnsi="Times New Roman" w:cs="Times New Roman"/>
          <w:color w:val="000000"/>
        </w:rPr>
        <w:t xml:space="preserve">their </w:t>
      </w:r>
      <w:r w:rsidRPr="007C1DDE">
        <w:rPr>
          <w:rFonts w:ascii="Times New Roman" w:hAnsi="Times New Roman" w:cs="Times New Roman"/>
          <w:color w:val="000000"/>
        </w:rPr>
        <w:t>physiological maturity when the stem color between the flag leaf ear and spike changed from green to yellow.</w:t>
      </w:r>
    </w:p>
    <w:p w14:paraId="3A7FDAB6" w14:textId="2016C347" w:rsidR="00325A38" w:rsidRPr="007C1DDE" w:rsidRDefault="002B02B6"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color w:val="000000"/>
        </w:rPr>
      </w:pPr>
      <w:r w:rsidRPr="007C1DDE">
        <w:rPr>
          <w:rFonts w:ascii="Times New Roman" w:hAnsi="Times New Roman" w:cs="Times New Roman"/>
        </w:rPr>
        <w:t xml:space="preserve">    </w:t>
      </w:r>
      <w:r w:rsidR="00325A38" w:rsidRPr="007C1DDE">
        <w:rPr>
          <w:rFonts w:ascii="Times New Roman" w:hAnsi="Times New Roman" w:cs="Times New Roman"/>
        </w:rPr>
        <w:t>Harvested spikes were naturally dried for 5 days in the greenhouse at 25</w:t>
      </w:r>
      <w:r w:rsidR="00325A38" w:rsidRPr="007C1DDE">
        <w:rPr>
          <w:rFonts w:ascii="Times New Roman" w:hAnsi="Times New Roman" w:cs="Times New Roman"/>
          <w:u w:val="single"/>
        </w:rPr>
        <w:t>+</w:t>
      </w:r>
      <w:r w:rsidR="00325A38" w:rsidRPr="007C1DDE">
        <w:rPr>
          <w:rFonts w:ascii="Times New Roman" w:hAnsi="Times New Roman" w:cs="Times New Roman"/>
        </w:rPr>
        <w:t>5°C an</w:t>
      </w:r>
      <w:r w:rsidRPr="007C1DDE">
        <w:rPr>
          <w:rFonts w:ascii="Times New Roman" w:hAnsi="Times New Roman" w:cs="Times New Roman"/>
        </w:rPr>
        <w:t>d then stored in a freezer at -</w:t>
      </w:r>
      <w:r w:rsidR="00325A38" w:rsidRPr="007C1DDE">
        <w:rPr>
          <w:rFonts w:ascii="Times New Roman" w:hAnsi="Times New Roman" w:cs="Times New Roman"/>
        </w:rPr>
        <w:t>20°C to maintain dormancy until all the lines in the population were harvest</w:t>
      </w:r>
      <w:r w:rsidR="00BB18D5">
        <w:rPr>
          <w:rFonts w:ascii="Times New Roman" w:hAnsi="Times New Roman" w:cs="Times New Roman"/>
        </w:rPr>
        <w:t xml:space="preserve"> and dried</w:t>
      </w:r>
      <w:r w:rsidR="00325A38" w:rsidRPr="007C1DDE">
        <w:rPr>
          <w:rFonts w:ascii="Times New Roman" w:hAnsi="Times New Roman" w:cs="Times New Roman"/>
        </w:rPr>
        <w:t>. All the spikes will be taken out from freezer and air dried again in room temperature for 6 days to break dormancy pa</w:t>
      </w:r>
      <w:r w:rsidR="00BB18D5">
        <w:rPr>
          <w:rFonts w:ascii="Times New Roman" w:hAnsi="Times New Roman" w:cs="Times New Roman"/>
        </w:rPr>
        <w:t xml:space="preserve">rtially before sprouting test. </w:t>
      </w:r>
      <w:r w:rsidR="00325A38" w:rsidRPr="007C1DDE">
        <w:rPr>
          <w:rFonts w:ascii="Times New Roman" w:hAnsi="Times New Roman" w:cs="Times New Roman"/>
        </w:rPr>
        <w:t xml:space="preserve">All of the </w:t>
      </w:r>
      <w:r w:rsidR="00325A38" w:rsidRPr="007C1DDE">
        <w:rPr>
          <w:rFonts w:ascii="Times New Roman" w:hAnsi="Times New Roman" w:cs="Times New Roman"/>
          <w:color w:val="000000"/>
        </w:rPr>
        <w:t>five spikes per lin</w:t>
      </w:r>
      <w:r w:rsidR="00BB18D5">
        <w:rPr>
          <w:rFonts w:ascii="Times New Roman" w:hAnsi="Times New Roman" w:cs="Times New Roman"/>
          <w:color w:val="000000"/>
        </w:rPr>
        <w:t>e were evaluated for PHS in a m</w:t>
      </w:r>
      <w:r w:rsidR="00325A38" w:rsidRPr="007C1DDE">
        <w:rPr>
          <w:rFonts w:ascii="Times New Roman" w:hAnsi="Times New Roman" w:cs="Times New Roman"/>
          <w:color w:val="000000"/>
        </w:rPr>
        <w:t>ist</w:t>
      </w:r>
      <w:r w:rsidR="00BB18D5">
        <w:rPr>
          <w:rFonts w:ascii="Times New Roman" w:hAnsi="Times New Roman" w:cs="Times New Roman"/>
          <w:color w:val="000000"/>
        </w:rPr>
        <w:t>ing</w:t>
      </w:r>
      <w:r w:rsidR="00325A38" w:rsidRPr="007C1DDE">
        <w:rPr>
          <w:rFonts w:ascii="Times New Roman" w:hAnsi="Times New Roman" w:cs="Times New Roman"/>
          <w:color w:val="000000"/>
        </w:rPr>
        <w:t xml:space="preserve"> chamber, as described by Liu et al. (</w:t>
      </w:r>
      <w:r w:rsidR="00325A38" w:rsidRPr="007C1DDE">
        <w:rPr>
          <w:rFonts w:ascii="Times New Roman" w:hAnsi="Times New Roman" w:cs="Times New Roman"/>
          <w:color w:val="0000FF"/>
        </w:rPr>
        <w:t>2008</w:t>
      </w:r>
      <w:r w:rsidR="00325A38" w:rsidRPr="007C1DDE">
        <w:rPr>
          <w:rFonts w:ascii="Times New Roman" w:hAnsi="Times New Roman" w:cs="Times New Roman"/>
          <w:color w:val="000000"/>
        </w:rPr>
        <w:t>). The percentage of the visible sprouted kernels in the five spikes was used to screen QTL.</w:t>
      </w:r>
    </w:p>
    <w:p w14:paraId="55F639D4" w14:textId="2659E0FF"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rPr>
      </w:pPr>
      <w:r w:rsidRPr="007C1DDE">
        <w:rPr>
          <w:rFonts w:ascii="Times New Roman" w:hAnsi="Times New Roman" w:cs="Times New Roman"/>
        </w:rPr>
        <w:t xml:space="preserve">    For the second set of DH lines, germination index was evaluated with seeds harvest from 2015 field experiment in the Agricultural Research Center-Hays, Kansas State University to evaluate seeds dormancy which is the major factor of pre-harvest sprouting resistance </w:t>
      </w:r>
      <w:r w:rsidRPr="007C1DDE">
        <w:rPr>
          <w:rFonts w:ascii="Times New Roman" w:hAnsi="Times New Roman" w:cs="Times New Roman"/>
          <w:color w:val="000000"/>
        </w:rPr>
        <w:t xml:space="preserve">(Walker-Simmons </w:t>
      </w:r>
      <w:r w:rsidRPr="007C1DDE">
        <w:rPr>
          <w:rFonts w:ascii="Times New Roman" w:hAnsi="Times New Roman" w:cs="Times New Roman"/>
          <w:color w:val="0000FF"/>
        </w:rPr>
        <w:t>1988</w:t>
      </w:r>
      <w:r w:rsidRPr="007C1DDE">
        <w:rPr>
          <w:rFonts w:ascii="Times New Roman" w:hAnsi="Times New Roman" w:cs="Times New Roman"/>
          <w:color w:val="000000"/>
        </w:rPr>
        <w:t>).</w:t>
      </w:r>
      <w:r w:rsidRPr="007C1DDE">
        <w:rPr>
          <w:rFonts w:ascii="Times New Roman" w:hAnsi="Times New Roman" w:cs="Times New Roman"/>
        </w:rPr>
        <w:t xml:space="preserve"> Five </w:t>
      </w:r>
      <w:r w:rsidRPr="007C1DDE">
        <w:rPr>
          <w:rFonts w:ascii="Times New Roman" w:hAnsi="Times New Roman" w:cs="Times New Roman"/>
          <w:color w:val="000000"/>
        </w:rPr>
        <w:t>spikes per lines were harvested at physiological maturity stage</w:t>
      </w:r>
      <w:r w:rsidRPr="007C1DDE">
        <w:rPr>
          <w:rFonts w:ascii="Times New Roman" w:hAnsi="Times New Roman" w:cs="Times New Roman"/>
        </w:rPr>
        <w:t xml:space="preserve"> and </w:t>
      </w:r>
      <w:r w:rsidR="00BB18D5">
        <w:rPr>
          <w:rFonts w:ascii="Times New Roman" w:hAnsi="Times New Roman" w:cs="Times New Roman"/>
        </w:rPr>
        <w:t xml:space="preserve">manually threshed after </w:t>
      </w:r>
      <w:r w:rsidRPr="007C1DDE">
        <w:rPr>
          <w:rFonts w:ascii="Times New Roman" w:hAnsi="Times New Roman" w:cs="Times New Roman"/>
          <w:color w:val="000000"/>
        </w:rPr>
        <w:t xml:space="preserve">naturally dried in room temperature. </w:t>
      </w:r>
    </w:p>
    <w:p w14:paraId="70A6C654" w14:textId="7F3E5A54" w:rsidR="00AD2581" w:rsidRPr="007C1DDE" w:rsidRDefault="002B02B6"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color w:val="000000"/>
        </w:rPr>
      </w:pPr>
      <w:r w:rsidRPr="007C1DDE">
        <w:rPr>
          <w:rFonts w:ascii="Times New Roman" w:hAnsi="Times New Roman" w:cs="Times New Roman"/>
          <w:color w:val="000000"/>
        </w:rPr>
        <w:t xml:space="preserve">    </w:t>
      </w:r>
      <w:r w:rsidR="00325A38" w:rsidRPr="007C1DDE">
        <w:rPr>
          <w:rFonts w:ascii="Times New Roman" w:hAnsi="Times New Roman" w:cs="Times New Roman"/>
          <w:color w:val="000000"/>
        </w:rPr>
        <w:t xml:space="preserve">Fifty to sixty seed were placed on two layers of wet tow stroll paper in Petri dish and add 10 ml of clean water </w:t>
      </w:r>
      <w:r w:rsidR="00BB18D5">
        <w:rPr>
          <w:rFonts w:ascii="Times New Roman" w:hAnsi="Times New Roman" w:cs="Times New Roman"/>
          <w:color w:val="000000"/>
        </w:rPr>
        <w:t>every three</w:t>
      </w:r>
      <w:r w:rsidR="00325A38" w:rsidRPr="007C1DDE">
        <w:rPr>
          <w:rFonts w:ascii="Times New Roman" w:hAnsi="Times New Roman" w:cs="Times New Roman"/>
          <w:color w:val="000000"/>
        </w:rPr>
        <w:t xml:space="preserve"> days to supply enough moisture for seeds germination. All the Petri dishes were kept</w:t>
      </w:r>
      <w:r w:rsidRPr="007C1DDE">
        <w:rPr>
          <w:rFonts w:ascii="Times New Roman" w:hAnsi="Times New Roman" w:cs="Times New Roman"/>
          <w:color w:val="000000"/>
        </w:rPr>
        <w:t xml:space="preserve"> in a controlled chamber at 20</w:t>
      </w:r>
      <w:r w:rsidRPr="007C1DDE">
        <w:rPr>
          <w:rFonts w:ascii="Times New Roman" w:hAnsi="Times New Roman" w:cs="Times New Roman"/>
          <w:color w:val="000000"/>
          <w:u w:val="single"/>
        </w:rPr>
        <w:t>+</w:t>
      </w:r>
      <w:r w:rsidR="00325A38" w:rsidRPr="007C1DDE">
        <w:rPr>
          <w:rFonts w:ascii="Times New Roman" w:hAnsi="Times New Roman" w:cs="Times New Roman"/>
          <w:color w:val="000000"/>
        </w:rPr>
        <w:t xml:space="preserve">2 °C. Germinated seeds were counted daily from the </w:t>
      </w:r>
      <w:r w:rsidR="00AD2581" w:rsidRPr="007C1DDE">
        <w:rPr>
          <w:rFonts w:ascii="Times New Roman" w:hAnsi="Times New Roman" w:cs="Times New Roman"/>
          <w:color w:val="000000"/>
        </w:rPr>
        <w:t>1</w:t>
      </w:r>
      <w:r w:rsidR="00AD2581" w:rsidRPr="007C1DDE">
        <w:rPr>
          <w:rFonts w:ascii="Times New Roman" w:hAnsi="Times New Roman" w:cs="Times New Roman"/>
          <w:color w:val="000000"/>
          <w:vertAlign w:val="superscript"/>
        </w:rPr>
        <w:t>st</w:t>
      </w:r>
      <w:r w:rsidR="00325A38" w:rsidRPr="007C1DDE">
        <w:rPr>
          <w:rFonts w:ascii="Times New Roman" w:hAnsi="Times New Roman" w:cs="Times New Roman"/>
          <w:color w:val="000000"/>
        </w:rPr>
        <w:t xml:space="preserve"> day to the 8</w:t>
      </w:r>
      <w:r w:rsidR="00325A38" w:rsidRPr="007C1DDE">
        <w:rPr>
          <w:rFonts w:ascii="Times New Roman" w:hAnsi="Times New Roman" w:cs="Times New Roman"/>
          <w:color w:val="000000"/>
          <w:vertAlign w:val="superscript"/>
        </w:rPr>
        <w:t>th</w:t>
      </w:r>
      <w:r w:rsidR="00325A38" w:rsidRPr="007C1DDE">
        <w:rPr>
          <w:rFonts w:ascii="Times New Roman" w:hAnsi="Times New Roman" w:cs="Times New Roman"/>
          <w:color w:val="000000"/>
        </w:rPr>
        <w:t xml:space="preserve"> day and removed from the Petri dishes</w:t>
      </w:r>
      <w:r w:rsidR="00BB18D5">
        <w:rPr>
          <w:rFonts w:ascii="Times New Roman" w:hAnsi="Times New Roman" w:cs="Times New Roman"/>
          <w:color w:val="000000"/>
        </w:rPr>
        <w:t xml:space="preserve"> after each counting</w:t>
      </w:r>
      <w:r w:rsidR="00325A38" w:rsidRPr="007C1DDE">
        <w:rPr>
          <w:rFonts w:ascii="Times New Roman" w:hAnsi="Times New Roman" w:cs="Times New Roman"/>
          <w:color w:val="000000"/>
        </w:rPr>
        <w:t xml:space="preserve"> </w:t>
      </w:r>
      <w:r w:rsidR="00BB18D5">
        <w:rPr>
          <w:rFonts w:ascii="Times New Roman" w:hAnsi="Times New Roman" w:cs="Times New Roman"/>
          <w:color w:val="000000"/>
        </w:rPr>
        <w:t>g</w:t>
      </w:r>
      <w:r w:rsidR="00325A38" w:rsidRPr="007C1DDE">
        <w:rPr>
          <w:rFonts w:ascii="Times New Roman" w:hAnsi="Times New Roman" w:cs="Times New Roman"/>
          <w:color w:val="000000"/>
        </w:rPr>
        <w:t>ermination index</w:t>
      </w:r>
      <w:r w:rsidR="00AD2581" w:rsidRPr="007C1DDE">
        <w:rPr>
          <w:rFonts w:ascii="Times New Roman" w:hAnsi="Times New Roman" w:cs="Times New Roman"/>
          <w:color w:val="000000"/>
        </w:rPr>
        <w:t xml:space="preserve"> (GI) </w:t>
      </w:r>
      <w:r w:rsidR="00325A38" w:rsidRPr="007C1DDE">
        <w:rPr>
          <w:rFonts w:ascii="Times New Roman" w:hAnsi="Times New Roman" w:cs="Times New Roman"/>
          <w:color w:val="000000"/>
        </w:rPr>
        <w:t xml:space="preserve">was calculated </w:t>
      </w:r>
      <w:r w:rsidR="00BB18D5">
        <w:rPr>
          <w:rFonts w:ascii="Times New Roman" w:hAnsi="Times New Roman" w:cs="Times New Roman"/>
          <w:color w:val="000000"/>
        </w:rPr>
        <w:t>with the maxi-</w:t>
      </w:r>
      <w:r w:rsidR="00AD2581" w:rsidRPr="007C1DDE">
        <w:rPr>
          <w:rFonts w:ascii="Times New Roman" w:hAnsi="Times New Roman" w:cs="Times New Roman"/>
          <w:color w:val="000000"/>
        </w:rPr>
        <w:t xml:space="preserve"> mum weight given to the grains that germinated first and less weight to those that germinated later.</w:t>
      </w:r>
    </w:p>
    <w:p w14:paraId="56F65C18" w14:textId="69C8F7CA" w:rsidR="00325A38" w:rsidRPr="007C1DDE" w:rsidRDefault="00AD2581" w:rsidP="006814D8">
      <w:pPr>
        <w:widowControl/>
        <w:tabs>
          <w:tab w:val="left" w:pos="560"/>
          <w:tab w:val="left" w:pos="1120"/>
          <w:tab w:val="left" w:pos="1680"/>
          <w:tab w:val="left" w:pos="2240"/>
          <w:tab w:val="left" w:pos="2800"/>
          <w:tab w:val="left" w:pos="2835"/>
          <w:tab w:val="left" w:pos="2977"/>
          <w:tab w:val="left" w:pos="3360"/>
          <w:tab w:val="left" w:pos="3402"/>
          <w:tab w:val="left" w:pos="3920"/>
          <w:tab w:val="left" w:pos="4480"/>
          <w:tab w:val="left" w:pos="5040"/>
          <w:tab w:val="left" w:pos="5600"/>
          <w:tab w:val="left" w:pos="6160"/>
          <w:tab w:val="left" w:pos="6720"/>
        </w:tabs>
        <w:autoSpaceDE w:val="0"/>
        <w:autoSpaceDN w:val="0"/>
        <w:adjustRightInd w:val="0"/>
        <w:ind w:rightChars="345" w:right="828" w:hanging="1"/>
        <w:contextualSpacing/>
        <w:jc w:val="left"/>
        <w:rPr>
          <w:rFonts w:ascii="Times New Roman" w:hAnsi="Times New Roman" w:cs="Times New Roman"/>
          <w:color w:val="000000"/>
        </w:rPr>
      </w:pPr>
      <w:r w:rsidRPr="007C1DDE">
        <w:rPr>
          <w:rFonts w:ascii="Times New Roman" w:hAnsi="Times New Roman" w:cs="Times New Roman"/>
          <w:color w:val="000000"/>
        </w:rPr>
        <w:t>GI=[(8×n1 +7×n2 +6×n3 +5×n4 +4×n5 +3×n6 + 2 × n7 + 1 × n8)/(8 × total grains)] × 100 where n1, n2, ... n8 is the number of grains germinated on the first, second, and subsequent days until the eighth day, respectively</w:t>
      </w:r>
      <w:r w:rsidR="001747C1" w:rsidRPr="007C1DDE">
        <w:rPr>
          <w:rFonts w:ascii="Times New Roman" w:hAnsi="Times New Roman" w:cs="Times New Roman"/>
          <w:color w:val="000000"/>
        </w:rPr>
        <w:t xml:space="preserve"> (</w:t>
      </w:r>
      <w:r w:rsidR="00724391" w:rsidRPr="007C1DDE">
        <w:rPr>
          <w:rFonts w:ascii="Times New Roman" w:hAnsi="Times New Roman" w:cs="Times New Roman"/>
          <w:color w:val="000000"/>
        </w:rPr>
        <w:t xml:space="preserve">Modified from </w:t>
      </w:r>
      <w:r w:rsidR="001747C1" w:rsidRPr="007C1DDE">
        <w:rPr>
          <w:rFonts w:ascii="Times New Roman" w:hAnsi="Times New Roman" w:cs="Times New Roman"/>
          <w:color w:val="000000"/>
        </w:rPr>
        <w:t>Walker-Simmons 1987)</w:t>
      </w:r>
      <w:r w:rsidRPr="007C1DDE">
        <w:rPr>
          <w:rFonts w:ascii="Times New Roman" w:hAnsi="Times New Roman" w:cs="Times New Roman"/>
          <w:color w:val="000000"/>
        </w:rPr>
        <w:t xml:space="preserve">. </w:t>
      </w:r>
    </w:p>
    <w:p w14:paraId="6694C2B2" w14:textId="77777777" w:rsidR="00AD2581" w:rsidRPr="007C1DDE" w:rsidRDefault="00AD2581"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color w:val="000000"/>
        </w:rPr>
      </w:pPr>
    </w:p>
    <w:p w14:paraId="4437E5E7" w14:textId="05DC76EE" w:rsidR="00325A38" w:rsidRPr="007C1DDE" w:rsidRDefault="00C52CB3"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Genotyping</w:t>
      </w:r>
      <w:r>
        <w:rPr>
          <w:rFonts w:ascii="Times New Roman" w:hAnsi="Times New Roman" w:cs="Times New Roman"/>
          <w:b/>
        </w:rPr>
        <w:t>-</w:t>
      </w:r>
      <w:r w:rsidRPr="007C1DDE">
        <w:rPr>
          <w:rFonts w:ascii="Times New Roman" w:hAnsi="Times New Roman" w:cs="Times New Roman"/>
          <w:b/>
        </w:rPr>
        <w:t>by</w:t>
      </w:r>
      <w:r>
        <w:rPr>
          <w:rFonts w:ascii="Times New Roman" w:hAnsi="Times New Roman" w:cs="Times New Roman"/>
          <w:b/>
        </w:rPr>
        <w:t>-</w:t>
      </w:r>
      <w:r w:rsidR="00325A38" w:rsidRPr="007C1DDE">
        <w:rPr>
          <w:rFonts w:ascii="Times New Roman" w:hAnsi="Times New Roman" w:cs="Times New Roman"/>
          <w:b/>
        </w:rPr>
        <w:t>sequencing based SNP identification</w:t>
      </w:r>
    </w:p>
    <w:p w14:paraId="2F7B98F3" w14:textId="079F06AC" w:rsidR="00325A38" w:rsidRPr="007C1DDE" w:rsidRDefault="00325A38" w:rsidP="006814D8">
      <w:pPr>
        <w:tabs>
          <w:tab w:val="left" w:pos="2835"/>
          <w:tab w:val="left" w:pos="2977"/>
          <w:tab w:val="left" w:pos="3402"/>
        </w:tabs>
        <w:autoSpaceDE w:val="0"/>
        <w:autoSpaceDN w:val="0"/>
        <w:adjustRightInd w:val="0"/>
        <w:spacing w:after="240"/>
        <w:ind w:rightChars="345" w:right="828" w:hanging="1"/>
        <w:contextualSpacing/>
        <w:rPr>
          <w:rFonts w:ascii="Times New Roman" w:hAnsi="Times New Roman" w:cs="Times New Roman"/>
        </w:rPr>
      </w:pPr>
      <w:r w:rsidRPr="007C1DDE">
        <w:rPr>
          <w:rFonts w:ascii="Times New Roman" w:hAnsi="Times New Roman" w:cs="Times New Roman"/>
        </w:rPr>
        <w:t>Genome DNA was isolated from seedling leaf tissue with the standard CTAB protocol</w:t>
      </w:r>
      <w:r w:rsidR="00BB18D5">
        <w:rPr>
          <w:rFonts w:ascii="Times New Roman" w:hAnsi="Times New Roman" w:cs="Times New Roman"/>
        </w:rPr>
        <w:t xml:space="preserve"> </w:t>
      </w:r>
      <w:r w:rsidR="002657B8" w:rsidRPr="007C1DDE">
        <w:rPr>
          <w:rFonts w:ascii="Times New Roman" w:hAnsi="Times New Roman" w:cs="Times New Roman"/>
        </w:rPr>
        <w:fldChar w:fldCharType="begin"/>
      </w:r>
      <w:r w:rsidR="001D264F">
        <w:rPr>
          <w:rFonts w:ascii="Times New Roman" w:hAnsi="Times New Roman" w:cs="Times New Roman"/>
        </w:rPr>
        <w:instrText xml:space="preserve"> ADDIN EN.CITE &lt;EndNote&gt;&lt;Cite&gt;&lt;Author&gt;Saghaimaroof&lt;/Author&gt;&lt;Year&gt;1984&lt;/Year&gt;&lt;RecNum&gt;7161&lt;/RecNum&gt;&lt;DisplayText&gt;(&lt;style face="smallcaps"&gt;Saghaimaroof&lt;/style&gt;&lt;style face="italic"&gt; et al.&lt;/style&gt; 1984)&lt;/DisplayText&gt;&lt;record&gt;&lt;rec-number&gt;7161&lt;/rec-number&gt;&lt;foreign-keys&gt;&lt;key app="EN" db-id="xwx9atxf2texfzepsdwx9arpzpppraaw9sff" timestamp="1468534061"&gt;7161&lt;/key&gt;&lt;/foreign-keys&gt;&lt;ref-type name="Journal Article"&gt;17&lt;/ref-type&gt;&lt;contributors&gt;&lt;authors&gt;&lt;author&gt;Saghaimaroof, M. A.&lt;/author&gt;&lt;author&gt;Soliman, K. M.&lt;/author&gt;&lt;author&gt;Jorgensen, R. A.&lt;/author&gt;&lt;author&gt;Allard, R. W.&lt;/author&gt;&lt;/authors&gt;&lt;/contributors&gt;&lt;titles&gt;&lt;title&gt;Ribosomal DNA Spacer-Length Polymorphisms in Barley - Mendelian Inheritance, Chromosomal Location, and Population-Dynamics&lt;/title&gt;&lt;secondary-title&gt;Proceedings of the National Academy of Sciences of the United States of America-Biological Sciences&lt;/secondary-title&gt;&lt;alt-title&gt;P Natl Acad Sci-Biol&lt;/alt-title&gt;&lt;/titles&gt;&lt;periodical&gt;&lt;full-title&gt;Proceedings of the National Academy of Sciences of the United States of America-Biological Sciences&lt;/full-title&gt;&lt;abbr-1&gt;P Natl Acad Sci-Biol&lt;/abbr-1&gt;&lt;/periodical&gt;&lt;alt-periodical&gt;&lt;full-title&gt;Proceedings of the National Academy of Sciences of the United States of America-Biological Sciences&lt;/full-title&gt;&lt;abbr-1&gt;P Natl Acad Sci-Biol&lt;/abbr-1&gt;&lt;/alt-periodical&gt;&lt;pages&gt;8014-8018&lt;/pages&gt;&lt;volume&gt;81&lt;/volume&gt;&lt;number&gt;24&lt;/number&gt;&lt;dates&gt;&lt;year&gt;1984&lt;/year&gt;&lt;/dates&gt;&lt;isbn&gt;0027-8424&lt;/isbn&gt;&lt;accession-num&gt;WOS:A1984AAK5100072&lt;/accession-num&gt;&lt;urls&gt;&lt;related-urls&gt;&lt;url&gt;&amp;lt;Go to ISI&amp;gt;://WOS:A1984AAK5100072&lt;/url&gt;&lt;url&gt;http://www.pnas.org/content/81/24/8014.full.pdf&lt;/url&gt;&lt;/related-urls&gt;&lt;/urls&gt;&lt;electronic-resource-num&gt;Doi 10.1073/Pnas.81.24.8014&lt;/electronic-resource-num&gt;&lt;language&gt;English&lt;/language&gt;&lt;/record&gt;&lt;/Cite&gt;&lt;/EndNote&gt;</w:instrText>
      </w:r>
      <w:r w:rsidR="002657B8"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Saghaimaroof</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1984)</w:t>
      </w:r>
      <w:r w:rsidR="002657B8" w:rsidRPr="007C1DDE">
        <w:rPr>
          <w:rFonts w:ascii="Times New Roman" w:hAnsi="Times New Roman" w:cs="Times New Roman"/>
        </w:rPr>
        <w:fldChar w:fldCharType="end"/>
      </w:r>
      <w:r w:rsidRPr="007C1DDE">
        <w:rPr>
          <w:rFonts w:ascii="Times New Roman" w:hAnsi="Times New Roman" w:cs="Times New Roman"/>
        </w:rPr>
        <w:t xml:space="preserve">. Extracted DNA was quantified in 96 well plates using </w:t>
      </w:r>
      <w:proofErr w:type="spellStart"/>
      <w:r w:rsidRPr="007C1DDE">
        <w:rPr>
          <w:rFonts w:ascii="Times New Roman" w:hAnsi="Times New Roman" w:cs="Times New Roman"/>
        </w:rPr>
        <w:t>PicoGreen</w:t>
      </w:r>
      <w:proofErr w:type="spellEnd"/>
      <w:r w:rsidRPr="007C1DDE">
        <w:rPr>
          <w:rFonts w:ascii="Times New Roman" w:hAnsi="Times New Roman" w:cs="Times New Roman"/>
        </w:rPr>
        <w:t xml:space="preserve"> and w</w:t>
      </w:r>
      <w:r w:rsidR="002657B8" w:rsidRPr="007C1DDE">
        <w:rPr>
          <w:rFonts w:ascii="Times New Roman" w:hAnsi="Times New Roman" w:cs="Times New Roman"/>
        </w:rPr>
        <w:t>as normalized to 20</w:t>
      </w:r>
      <w:r w:rsidRPr="007C1DDE">
        <w:rPr>
          <w:rFonts w:ascii="Times New Roman" w:hAnsi="Times New Roman" w:cs="Times New Roman"/>
        </w:rPr>
        <w:t>ng/</w:t>
      </w:r>
      <w:proofErr w:type="spellStart"/>
      <w:r w:rsidRPr="007C1DDE">
        <w:rPr>
          <w:rFonts w:ascii="Times New Roman" w:hAnsi="Times New Roman" w:cs="Times New Roman"/>
        </w:rPr>
        <w:t>ul</w:t>
      </w:r>
      <w:proofErr w:type="spellEnd"/>
      <w:r w:rsidRPr="007C1DDE">
        <w:rPr>
          <w:rFonts w:ascii="Times New Roman" w:hAnsi="Times New Roman" w:cs="Times New Roman"/>
        </w:rPr>
        <w:t xml:space="preserve"> for each sample. GBS library was constructed following the reported GBS methods designed for barley and wheat </w:t>
      </w:r>
      <w:r w:rsidR="002657B8" w:rsidRPr="007C1DDE">
        <w:rPr>
          <w:rFonts w:ascii="Times New Roman" w:hAnsi="Times New Roman" w:cs="Times New Roman"/>
        </w:rPr>
        <w:fldChar w:fldCharType="begin">
          <w:fldData xml:space="preserve">PEVuZE5vdGU+PENpdGU+PEF1dGhvcj5Qb2xhbmQ8L0F1dGhvcj48WWVhcj4yMDEyPC9ZZWFyPjxS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UGxvcyBPbmU8L2FiYnItMT48L2FsdC1wZXJpb2RpY2FsPjx2b2x1bWU+Nzwvdm9sdW1lPjxudW1i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</w:fldData>
        </w:fldChar>
      </w:r>
      <w:r w:rsidR="001D264F">
        <w:rPr>
          <w:rFonts w:ascii="Times New Roman" w:hAnsi="Times New Roman" w:cs="Times New Roman"/>
        </w:rPr>
        <w:instrText xml:space="preserve"> ADDIN EN.CITE </w:instrText>
      </w:r>
      <w:r w:rsidR="001D264F">
        <w:rPr>
          <w:rFonts w:ascii="Times New Roman" w:hAnsi="Times New Roman" w:cs="Times New Roman"/>
        </w:rPr>
        <w:fldChar w:fldCharType="begin">
          <w:fldData xml:space="preserve">PEVuZE5vdGU+PENpdGU+PEF1dGhvcj5Qb2xhbmQ8L0F1dGhvcj48WWVhcj4yMDEyPC9ZZWFyPjxS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UGxvcyBPbmU8L2FiYnItMT48L2FsdC1wZXJpb2RpY2FsPjx2b2x1bWU+Nzwvdm9sdW1lPjxudW1i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</w:fldData>
        </w:fldChar>
      </w:r>
      <w:r w:rsidR="001D264F">
        <w:rPr>
          <w:rFonts w:ascii="Times New Roman" w:hAnsi="Times New Roman" w:cs="Times New Roman"/>
        </w:rPr>
        <w:instrText xml:space="preserve"> ADDIN EN.CITE.DATA </w:instrText>
      </w:r>
      <w:r w:rsidR="001D264F">
        <w:rPr>
          <w:rFonts w:ascii="Times New Roman" w:hAnsi="Times New Roman" w:cs="Times New Roman"/>
        </w:rPr>
      </w:r>
      <w:r w:rsidR="001D264F">
        <w:rPr>
          <w:rFonts w:ascii="Times New Roman" w:hAnsi="Times New Roman" w:cs="Times New Roman"/>
        </w:rPr>
        <w:fldChar w:fldCharType="end"/>
      </w:r>
      <w:r w:rsidR="002657B8" w:rsidRPr="007C1DDE">
        <w:rPr>
          <w:rFonts w:ascii="Times New Roman" w:hAnsi="Times New Roman" w:cs="Times New Roman"/>
        </w:rPr>
      </w:r>
      <w:r w:rsidR="002657B8"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Poland</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2012b)</w:t>
      </w:r>
      <w:r w:rsidR="002657B8" w:rsidRPr="007C1DDE">
        <w:rPr>
          <w:rFonts w:ascii="Times New Roman" w:hAnsi="Times New Roman" w:cs="Times New Roman"/>
        </w:rPr>
        <w:fldChar w:fldCharType="end"/>
      </w:r>
      <w:r w:rsidRPr="007C1DDE">
        <w:rPr>
          <w:rFonts w:ascii="Times New Roman" w:hAnsi="Times New Roman" w:cs="Times New Roman"/>
        </w:rPr>
        <w:t>.</w:t>
      </w:r>
      <w:r w:rsidR="002657B8" w:rsidRPr="007C1DDE">
        <w:rPr>
          <w:rFonts w:ascii="Times New Roman" w:hAnsi="Times New Roman" w:cs="Times New Roman"/>
        </w:rPr>
        <w:t xml:space="preserve"> After digestion by enzymes </w:t>
      </w:r>
      <w:proofErr w:type="spellStart"/>
      <w:r w:rsidR="002657B8" w:rsidRPr="00CB0559">
        <w:rPr>
          <w:rFonts w:ascii="Times New Roman" w:hAnsi="Times New Roman" w:cs="Times New Roman"/>
          <w:i/>
        </w:rPr>
        <w:t>Pst</w:t>
      </w:r>
      <w:r w:rsidR="002657B8" w:rsidRPr="007C1DDE">
        <w:rPr>
          <w:rFonts w:ascii="Times New Roman" w:hAnsi="Times New Roman" w:cs="Times New Roman"/>
        </w:rPr>
        <w:t>I</w:t>
      </w:r>
      <w:proofErr w:type="spellEnd"/>
      <w:r w:rsidR="002657B8" w:rsidRPr="007C1DDE">
        <w:rPr>
          <w:rFonts w:ascii="Times New Roman" w:hAnsi="Times New Roman" w:cs="Times New Roman"/>
        </w:rPr>
        <w:t xml:space="preserve"> and </w:t>
      </w:r>
      <w:proofErr w:type="spellStart"/>
      <w:r w:rsidR="002657B8" w:rsidRPr="00CB0559">
        <w:rPr>
          <w:rFonts w:ascii="Times New Roman" w:hAnsi="Times New Roman" w:cs="Times New Roman"/>
          <w:i/>
        </w:rPr>
        <w:t>Msp</w:t>
      </w:r>
      <w:r w:rsidRPr="007C1DDE">
        <w:rPr>
          <w:rFonts w:ascii="Times New Roman" w:hAnsi="Times New Roman" w:cs="Times New Roman"/>
        </w:rPr>
        <w:t>I</w:t>
      </w:r>
      <w:proofErr w:type="spellEnd"/>
      <w:r w:rsidRPr="007C1DDE">
        <w:rPr>
          <w:rFonts w:ascii="Times New Roman" w:hAnsi="Times New Roman" w:cs="Times New Roman"/>
        </w:rPr>
        <w:t xml:space="preserve">, DNA fragments from different DH lines and parents were ligated with a forward and a reverse adapter on </w:t>
      </w:r>
      <w:r w:rsidR="00BB18D5">
        <w:rPr>
          <w:rFonts w:ascii="Times New Roman" w:hAnsi="Times New Roman" w:cs="Times New Roman"/>
        </w:rPr>
        <w:t>two</w:t>
      </w:r>
      <w:r w:rsidRPr="007C1DDE">
        <w:rPr>
          <w:rFonts w:ascii="Times New Roman" w:hAnsi="Times New Roman" w:cs="Times New Roman"/>
        </w:rPr>
        <w:t xml:space="preserve"> ends to reduce the genome complexity and enrich the genome </w:t>
      </w:r>
      <w:r w:rsidR="004706A8">
        <w:rPr>
          <w:rFonts w:ascii="Times New Roman" w:hAnsi="Times New Roman" w:cs="Times New Roman"/>
        </w:rPr>
        <w:t>fragments</w:t>
      </w:r>
      <w:r w:rsidR="00B849FB">
        <w:rPr>
          <w:rFonts w:ascii="Times New Roman" w:hAnsi="Times New Roman" w:cs="Times New Roman"/>
        </w:rPr>
        <w:t xml:space="preserve"> flanked by</w:t>
      </w:r>
      <w:r w:rsidRPr="007C1DDE">
        <w:rPr>
          <w:rFonts w:ascii="Times New Roman" w:hAnsi="Times New Roman" w:cs="Times New Roman"/>
        </w:rPr>
        <w:t xml:space="preserve"> </w:t>
      </w:r>
      <w:r w:rsidR="00B849FB">
        <w:rPr>
          <w:rFonts w:ascii="Times New Roman" w:hAnsi="Times New Roman" w:cs="Times New Roman"/>
        </w:rPr>
        <w:t>two</w:t>
      </w:r>
      <w:r w:rsidRPr="007C1DDE">
        <w:rPr>
          <w:rFonts w:ascii="Times New Roman" w:hAnsi="Times New Roman" w:cs="Times New Roman"/>
        </w:rPr>
        <w:t xml:space="preserve"> different restriction sites. Each library consists of 96 samples distinguished by unique barcode added to the </w:t>
      </w:r>
      <w:r w:rsidR="00B849FB">
        <w:rPr>
          <w:rFonts w:ascii="Times New Roman" w:hAnsi="Times New Roman" w:cs="Times New Roman"/>
        </w:rPr>
        <w:t>end</w:t>
      </w:r>
      <w:r w:rsidRPr="007C1DDE">
        <w:rPr>
          <w:rFonts w:ascii="Times New Roman" w:hAnsi="Times New Roman" w:cs="Times New Roman"/>
        </w:rPr>
        <w:t xml:space="preserve"> of each fragment after ligation with adapters. The procedures of library construction were described previously</w:t>
      </w:r>
      <w:r w:rsidR="00B849FB">
        <w:rPr>
          <w:rFonts w:ascii="Times New Roman" w:hAnsi="Times New Roman" w:cs="Times New Roman"/>
        </w:rPr>
        <w:t xml:space="preserve"> </w:t>
      </w:r>
      <w:r w:rsidR="002657B8" w:rsidRPr="007C1DDE">
        <w:rPr>
          <w:rFonts w:ascii="Times New Roman" w:hAnsi="Times New Roman" w:cs="Times New Roman"/>
        </w:rPr>
        <w:fldChar w:fldCharType="begin">
          <w:fldData xml:space="preserve">PEVuZE5vdGU+PENpdGU+PEF1dGhvcj5Qb2xhbmQ8L0F1dGhvcj48WWVhcj4yMDEyPC9ZZWFyPjxS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UGxvcyBPbmU8L2FiYnItMT48L2FsdC1wZXJpb2RpY2FsPjx2b2x1bWU+Nzwvdm9sdW1lPjxudW1i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</w:fldData>
        </w:fldChar>
      </w:r>
      <w:r w:rsidR="001D264F">
        <w:rPr>
          <w:rFonts w:ascii="Times New Roman" w:hAnsi="Times New Roman" w:cs="Times New Roman"/>
        </w:rPr>
        <w:instrText xml:space="preserve"> ADDIN EN.CITE </w:instrText>
      </w:r>
      <w:r w:rsidR="001D264F">
        <w:rPr>
          <w:rFonts w:ascii="Times New Roman" w:hAnsi="Times New Roman" w:cs="Times New Roman"/>
        </w:rPr>
        <w:fldChar w:fldCharType="begin">
          <w:fldData xml:space="preserve">PEVuZE5vdGU+PENpdGU+PEF1dGhvcj5Qb2xhbmQ8L0F1dGhvcj48WWVhcj4yMDEyPC9ZZWFyPjxS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</w:fldData>
        </w:fldChar>
      </w:r>
      <w:r w:rsidR="001D264F">
        <w:rPr>
          <w:rFonts w:ascii="Times New Roman" w:hAnsi="Times New Roman" w:cs="Times New Roman"/>
        </w:rPr>
        <w:instrText xml:space="preserve"> ADDIN EN.CITE.DATA </w:instrText>
      </w:r>
      <w:r w:rsidR="001D264F">
        <w:rPr>
          <w:rFonts w:ascii="Times New Roman" w:hAnsi="Times New Roman" w:cs="Times New Roman"/>
        </w:rPr>
      </w:r>
      <w:r w:rsidR="001D264F">
        <w:rPr>
          <w:rFonts w:ascii="Times New Roman" w:hAnsi="Times New Roman" w:cs="Times New Roman"/>
        </w:rPr>
        <w:fldChar w:fldCharType="end"/>
      </w:r>
      <w:r w:rsidR="002657B8" w:rsidRPr="007C1DDE">
        <w:rPr>
          <w:rFonts w:ascii="Times New Roman" w:hAnsi="Times New Roman" w:cs="Times New Roman"/>
        </w:rPr>
      </w:r>
      <w:r w:rsidR="002657B8"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Poland</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2012b)</w:t>
      </w:r>
      <w:r w:rsidR="002657B8" w:rsidRPr="007C1DDE">
        <w:rPr>
          <w:rFonts w:ascii="Times New Roman" w:hAnsi="Times New Roman" w:cs="Times New Roman"/>
        </w:rPr>
        <w:fldChar w:fldCharType="end"/>
      </w:r>
      <w:r w:rsidRPr="007C1DDE">
        <w:rPr>
          <w:rFonts w:ascii="Times New Roman" w:hAnsi="Times New Roman" w:cs="Times New Roman"/>
        </w:rPr>
        <w:t>. Before sequencing, PCR amplified GBS library were amplified again using a special program w</w:t>
      </w:r>
      <w:r w:rsidR="00B849FB">
        <w:rPr>
          <w:rFonts w:ascii="Times New Roman" w:hAnsi="Times New Roman" w:cs="Times New Roman"/>
        </w:rPr>
        <w:t>ith a short extension time (&lt;30</w:t>
      </w:r>
      <w:r w:rsidRPr="007C1DDE">
        <w:rPr>
          <w:rFonts w:ascii="Times New Roman" w:hAnsi="Times New Roman" w:cs="Times New Roman"/>
        </w:rPr>
        <w:t xml:space="preserve">s) to enrich shorter fragments suitable for bridge-amplification </w:t>
      </w:r>
      <w:r w:rsidR="00B849FB">
        <w:rPr>
          <w:rFonts w:ascii="Times New Roman" w:hAnsi="Times New Roman" w:cs="Times New Roman"/>
        </w:rPr>
        <w:t>i</w:t>
      </w:r>
      <w:r w:rsidRPr="007C1DDE">
        <w:rPr>
          <w:rFonts w:ascii="Times New Roman" w:hAnsi="Times New Roman" w:cs="Times New Roman"/>
        </w:rPr>
        <w:t xml:space="preserve">n the </w:t>
      </w:r>
      <w:proofErr w:type="spellStart"/>
      <w:r w:rsidRPr="007C1DDE">
        <w:rPr>
          <w:rFonts w:ascii="Times New Roman" w:hAnsi="Times New Roman" w:cs="Times New Roman"/>
        </w:rPr>
        <w:t>Il</w:t>
      </w:r>
      <w:r w:rsidR="001709AA" w:rsidRPr="007C1DDE">
        <w:rPr>
          <w:rFonts w:ascii="Times New Roman" w:hAnsi="Times New Roman" w:cs="Times New Roman"/>
        </w:rPr>
        <w:t>lumina</w:t>
      </w:r>
      <w:proofErr w:type="spellEnd"/>
      <w:r w:rsidR="001709AA" w:rsidRPr="007C1DDE">
        <w:rPr>
          <w:rFonts w:ascii="Times New Roman" w:hAnsi="Times New Roman" w:cs="Times New Roman"/>
        </w:rPr>
        <w:t xml:space="preserve"> flow-</w:t>
      </w:r>
      <w:r w:rsidRPr="007C1DDE">
        <w:rPr>
          <w:rFonts w:ascii="Times New Roman" w:hAnsi="Times New Roman" w:cs="Times New Roman"/>
        </w:rPr>
        <w:t xml:space="preserve">cell </w:t>
      </w:r>
      <w:r w:rsidR="00B849FB">
        <w:rPr>
          <w:rFonts w:ascii="Times New Roman" w:hAnsi="Times New Roman" w:cs="Times New Roman"/>
        </w:rPr>
        <w:t>of</w:t>
      </w:r>
      <w:r w:rsidRPr="007C1DDE">
        <w:rPr>
          <w:rFonts w:ascii="Times New Roman" w:hAnsi="Times New Roman" w:cs="Times New Roman"/>
        </w:rPr>
        <w:t xml:space="preserve"> </w:t>
      </w:r>
      <w:proofErr w:type="spellStart"/>
      <w:r w:rsidRPr="007C1DDE">
        <w:rPr>
          <w:rFonts w:ascii="Times New Roman" w:hAnsi="Times New Roman" w:cs="Times New Roman"/>
        </w:rPr>
        <w:t>Illumina</w:t>
      </w:r>
      <w:proofErr w:type="spellEnd"/>
      <w:r w:rsidRPr="007C1DDE">
        <w:rPr>
          <w:rFonts w:ascii="Times New Roman" w:hAnsi="Times New Roman" w:cs="Times New Roman"/>
        </w:rPr>
        <w:t xml:space="preserve"> HiSeq2000 to get better sequencing results. The raw sequences were assigned back to different DH line</w:t>
      </w:r>
      <w:r w:rsidR="00B849FB">
        <w:rPr>
          <w:rFonts w:ascii="Times New Roman" w:hAnsi="Times New Roman" w:cs="Times New Roman"/>
        </w:rPr>
        <w:t>s</w:t>
      </w:r>
      <w:r w:rsidRPr="007C1DDE">
        <w:rPr>
          <w:rFonts w:ascii="Times New Roman" w:hAnsi="Times New Roman" w:cs="Times New Roman"/>
        </w:rPr>
        <w:t xml:space="preserve"> through barcode and then </w:t>
      </w:r>
      <w:r w:rsidR="00B849FB">
        <w:rPr>
          <w:rFonts w:ascii="Times New Roman" w:hAnsi="Times New Roman" w:cs="Times New Roman"/>
        </w:rPr>
        <w:t xml:space="preserve">were </w:t>
      </w:r>
      <w:r w:rsidRPr="007C1DDE">
        <w:rPr>
          <w:rFonts w:ascii="Times New Roman" w:hAnsi="Times New Roman" w:cs="Times New Roman"/>
        </w:rPr>
        <w:t xml:space="preserve">trimmed to 64 bps in length before SNP calling. The GBS reads were aligned and compared to identify one or two </w:t>
      </w:r>
      <w:r w:rsidR="002657B8" w:rsidRPr="007C1DDE">
        <w:rPr>
          <w:rFonts w:ascii="Times New Roman" w:hAnsi="Times New Roman" w:cs="Times New Roman"/>
        </w:rPr>
        <w:t>base pairs</w:t>
      </w:r>
      <w:r w:rsidRPr="007C1DDE">
        <w:rPr>
          <w:rFonts w:ascii="Times New Roman" w:hAnsi="Times New Roman" w:cs="Times New Roman"/>
        </w:rPr>
        <w:t xml:space="preserve"> difference to call SNPs. In order to improve the </w:t>
      </w:r>
      <w:r w:rsidR="002657B8" w:rsidRPr="007C1DDE">
        <w:rPr>
          <w:rFonts w:ascii="Times New Roman" w:hAnsi="Times New Roman" w:cs="Times New Roman"/>
        </w:rPr>
        <w:t>accuracy</w:t>
      </w:r>
      <w:r w:rsidRPr="007C1DDE">
        <w:rPr>
          <w:rFonts w:ascii="Times New Roman" w:hAnsi="Times New Roman" w:cs="Times New Roman"/>
        </w:rPr>
        <w:t xml:space="preserve"> of linkage map, only SNP markers with less than 20% missing data were used to construct linkage map. </w:t>
      </w:r>
    </w:p>
    <w:p w14:paraId="576EFC9B" w14:textId="77777777"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p>
    <w:p w14:paraId="57DDA039" w14:textId="75CB3557"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rPr>
      </w:pPr>
      <w:r w:rsidRPr="007C1DDE">
        <w:rPr>
          <w:rFonts w:ascii="Times New Roman" w:hAnsi="Times New Roman" w:cs="Times New Roman"/>
          <w:b/>
        </w:rPr>
        <w:t xml:space="preserve">Genetic linkage map construction and QTL </w:t>
      </w:r>
      <w:r w:rsidR="00C52CB3">
        <w:rPr>
          <w:rFonts w:ascii="Times New Roman" w:hAnsi="Times New Roman" w:cs="Times New Roman"/>
          <w:b/>
        </w:rPr>
        <w:t>mappi</w:t>
      </w:r>
      <w:r w:rsidR="00C52CB3" w:rsidRPr="007C1DDE">
        <w:rPr>
          <w:rFonts w:ascii="Times New Roman" w:hAnsi="Times New Roman" w:cs="Times New Roman"/>
          <w:b/>
        </w:rPr>
        <w:t>ng</w:t>
      </w:r>
    </w:p>
    <w:p w14:paraId="3619EED5" w14:textId="47D1EC0B" w:rsidR="00325A38" w:rsidRPr="007C1DDE" w:rsidRDefault="00325A38" w:rsidP="006814D8">
      <w:pPr>
        <w:tabs>
          <w:tab w:val="left" w:pos="2835"/>
          <w:tab w:val="left" w:pos="2977"/>
          <w:tab w:val="left" w:pos="3402"/>
        </w:tabs>
        <w:ind w:rightChars="345" w:right="828" w:hanging="1"/>
        <w:contextualSpacing/>
        <w:rPr>
          <w:rFonts w:ascii="Times New Roman" w:eastAsia="Times New Roman" w:hAnsi="Times New Roman" w:cs="Times New Roman"/>
        </w:rPr>
      </w:pPr>
      <w:r w:rsidRPr="007C1DDE">
        <w:rPr>
          <w:rFonts w:ascii="Times New Roman" w:hAnsi="Times New Roman" w:cs="Times New Roman"/>
          <w:color w:val="141413"/>
        </w:rPr>
        <w:t xml:space="preserve">A genetic linkage map was constructed using </w:t>
      </w:r>
      <w:proofErr w:type="spellStart"/>
      <w:r w:rsidRPr="007C1DDE">
        <w:rPr>
          <w:rFonts w:ascii="Times New Roman" w:hAnsi="Times New Roman" w:cs="Times New Roman"/>
          <w:color w:val="141413"/>
        </w:rPr>
        <w:t>JoinMap</w:t>
      </w:r>
      <w:proofErr w:type="spellEnd"/>
      <w:r w:rsidRPr="007C1DDE">
        <w:rPr>
          <w:rFonts w:ascii="Times New Roman" w:hAnsi="Times New Roman" w:cs="Times New Roman"/>
          <w:color w:val="141413"/>
        </w:rPr>
        <w:t xml:space="preserve"> 4.1 </w:t>
      </w:r>
      <w:r w:rsidR="002657B8" w:rsidRPr="007C1DDE">
        <w:rPr>
          <w:rFonts w:ascii="Times New Roman" w:hAnsi="Times New Roman" w:cs="Times New Roman"/>
          <w:color w:val="141413"/>
        </w:rPr>
        <w:t xml:space="preserve">(Van </w:t>
      </w:r>
      <w:proofErr w:type="spellStart"/>
      <w:r w:rsidR="002657B8" w:rsidRPr="007C1DDE">
        <w:rPr>
          <w:rFonts w:ascii="Times New Roman" w:hAnsi="Times New Roman" w:cs="Times New Roman"/>
          <w:color w:val="141413"/>
        </w:rPr>
        <w:t>Ooijen</w:t>
      </w:r>
      <w:proofErr w:type="spellEnd"/>
      <w:r w:rsidR="002657B8" w:rsidRPr="007C1DDE">
        <w:rPr>
          <w:rFonts w:ascii="Times New Roman" w:hAnsi="Times New Roman" w:cs="Times New Roman"/>
          <w:color w:val="141413"/>
        </w:rPr>
        <w:t>, 2006)</w:t>
      </w:r>
      <w:r w:rsidRPr="007C1DDE">
        <w:rPr>
          <w:rFonts w:ascii="Times New Roman" w:hAnsi="Times New Roman" w:cs="Times New Roman"/>
          <w:color w:val="141413"/>
        </w:rPr>
        <w:t xml:space="preserve">. A minimum logarithm of odds (LOD) score of 5 was used to grouping all the markers, and a maximum recombination frequency of 0.35 was set to make the linkage group. </w:t>
      </w:r>
      <w:proofErr w:type="spellStart"/>
      <w:r w:rsidRPr="007C1DDE">
        <w:rPr>
          <w:rFonts w:ascii="Times New Roman" w:hAnsi="Times New Roman" w:cs="Times New Roman"/>
          <w:color w:val="141413"/>
        </w:rPr>
        <w:t>Kosambi</w:t>
      </w:r>
      <w:proofErr w:type="spellEnd"/>
      <w:r w:rsidRPr="007C1DDE">
        <w:rPr>
          <w:rFonts w:ascii="Times New Roman" w:hAnsi="Times New Roman" w:cs="Times New Roman"/>
          <w:color w:val="141413"/>
        </w:rPr>
        <w:t xml:space="preserve"> mapping function (</w:t>
      </w:r>
      <w:proofErr w:type="spellStart"/>
      <w:r w:rsidRPr="007C1DDE">
        <w:rPr>
          <w:rFonts w:ascii="Times New Roman" w:hAnsi="Times New Roman" w:cs="Times New Roman"/>
          <w:color w:val="141413"/>
        </w:rPr>
        <w:t>Kosambi</w:t>
      </w:r>
      <w:proofErr w:type="spellEnd"/>
      <w:r w:rsidRPr="007C1DDE">
        <w:rPr>
          <w:rFonts w:ascii="Times New Roman" w:hAnsi="Times New Roman" w:cs="Times New Roman"/>
          <w:color w:val="141413"/>
        </w:rPr>
        <w:t xml:space="preserve">, 1944) was used to convert the recombination frequency into </w:t>
      </w:r>
      <w:proofErr w:type="spellStart"/>
      <w:r w:rsidRPr="007C1DDE">
        <w:rPr>
          <w:rFonts w:ascii="Times New Roman" w:hAnsi="Times New Roman" w:cs="Times New Roman"/>
          <w:color w:val="000000"/>
        </w:rPr>
        <w:t>centiMorg</w:t>
      </w:r>
      <w:r w:rsidR="007F35AF" w:rsidRPr="007C1DDE">
        <w:rPr>
          <w:rFonts w:ascii="Times New Roman" w:hAnsi="Times New Roman" w:cs="Times New Roman"/>
          <w:color w:val="000000"/>
        </w:rPr>
        <w:t>an</w:t>
      </w:r>
      <w:proofErr w:type="spellEnd"/>
      <w:r w:rsidRPr="007C1DDE">
        <w:rPr>
          <w:rFonts w:ascii="Times New Roman" w:hAnsi="Times New Roman" w:cs="Times New Roman"/>
          <w:color w:val="000000"/>
        </w:rPr>
        <w:t xml:space="preserve"> (</w:t>
      </w:r>
      <w:proofErr w:type="spellStart"/>
      <w:r w:rsidRPr="007C1DDE">
        <w:rPr>
          <w:rFonts w:ascii="Times New Roman" w:hAnsi="Times New Roman" w:cs="Times New Roman"/>
          <w:color w:val="000000"/>
        </w:rPr>
        <w:t>cM</w:t>
      </w:r>
      <w:proofErr w:type="spellEnd"/>
      <w:r w:rsidRPr="007C1DDE">
        <w:rPr>
          <w:rFonts w:ascii="Times New Roman" w:hAnsi="Times New Roman" w:cs="Times New Roman"/>
          <w:color w:val="000000"/>
        </w:rPr>
        <w:t xml:space="preserve">) </w:t>
      </w:r>
      <w:r w:rsidR="00B849FB">
        <w:rPr>
          <w:rFonts w:ascii="Times New Roman" w:hAnsi="Times New Roman" w:cs="Times New Roman"/>
          <w:color w:val="141413"/>
        </w:rPr>
        <w:t>as</w:t>
      </w:r>
      <w:r w:rsidRPr="007C1DDE">
        <w:rPr>
          <w:rFonts w:ascii="Times New Roman" w:hAnsi="Times New Roman" w:cs="Times New Roman"/>
          <w:color w:val="141413"/>
        </w:rPr>
        <w:t xml:space="preserve"> genetic distance. Chromosome names were assigned by blasting the GBS reads of mapped SNP markers from each linkage group </w:t>
      </w:r>
      <w:r w:rsidRPr="007C1DDE">
        <w:rPr>
          <w:rFonts w:ascii="Times New Roman" w:eastAsia="Times New Roman" w:hAnsi="Times New Roman" w:cs="Times New Roman"/>
          <w:color w:val="333333"/>
          <w:bdr w:val="none" w:sz="0" w:space="0" w:color="auto" w:frame="1"/>
          <w:shd w:val="clear" w:color="auto" w:fill="FFFFFF"/>
        </w:rPr>
        <w:t xml:space="preserve">to the flow-sorted Chinese Spring </w:t>
      </w:r>
      <w:r w:rsidR="007F35AF" w:rsidRPr="007C1DDE">
        <w:rPr>
          <w:rFonts w:ascii="Times New Roman" w:eastAsia="Times New Roman" w:hAnsi="Times New Roman" w:cs="Times New Roman"/>
          <w:color w:val="333333"/>
          <w:bdr w:val="none" w:sz="0" w:space="0" w:color="auto" w:frame="1"/>
          <w:shd w:val="clear" w:color="auto" w:fill="FFFFFF"/>
        </w:rPr>
        <w:t>survey</w:t>
      </w:r>
      <w:r w:rsidRPr="007C1DDE">
        <w:rPr>
          <w:rFonts w:ascii="Times New Roman" w:eastAsia="Times New Roman" w:hAnsi="Times New Roman" w:cs="Times New Roman"/>
          <w:color w:val="333333"/>
          <w:bdr w:val="none" w:sz="0" w:space="0" w:color="auto" w:frame="1"/>
          <w:shd w:val="clear" w:color="auto" w:fill="FFFFFF"/>
        </w:rPr>
        <w:t xml:space="preserve"> sequences</w:t>
      </w:r>
      <w:r w:rsidR="007F35AF" w:rsidRPr="007C1DDE">
        <w:rPr>
          <w:rFonts w:ascii="Times New Roman" w:eastAsia="Times New Roman" w:hAnsi="Times New Roman" w:cs="Times New Roman"/>
          <w:color w:val="333333"/>
          <w:bdr w:val="none" w:sz="0" w:space="0" w:color="auto" w:frame="1"/>
          <w:shd w:val="clear" w:color="auto" w:fill="FFFFFF"/>
        </w:rPr>
        <w:t xml:space="preserve"> </w:t>
      </w:r>
      <w:r w:rsidR="007F35AF" w:rsidRPr="007C1DDE">
        <w:rPr>
          <w:rFonts w:ascii="Times New Roman" w:eastAsia="Times New Roman" w:hAnsi="Times New Roman" w:cs="Times New Roman"/>
          <w:color w:val="333333"/>
          <w:bdr w:val="none" w:sz="0" w:space="0" w:color="auto" w:frame="1"/>
          <w:shd w:val="clear" w:color="auto" w:fill="FFFFFF"/>
        </w:rPr>
        <w:fldChar w:fldCharType="begin">
          <w:fldData xml:space="preserve">PEVuZE5vdGU+PENpdGU+PEF1dGhvcj5NYXllcjwvQXV0aG9yPjxZZWFyPjIwMTQ8L1llYXI+PFJl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L2FsdC1wZXJpb2RpY2FsPjx2b2x1bWU+MzQ1PC92b2x1bWU+PG51bWJlcj42MTk0PC9udW1iZXI+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</w:fldData>
        </w:fldChar>
      </w:r>
      <w:r w:rsidR="00963B93">
        <w:rPr>
          <w:rFonts w:ascii="Times New Roman" w:eastAsia="Times New Roman" w:hAnsi="Times New Roman" w:cs="Times New Roman"/>
          <w:color w:val="333333"/>
          <w:bdr w:val="none" w:sz="0" w:space="0" w:color="auto" w:frame="1"/>
          <w:shd w:val="clear" w:color="auto" w:fill="FFFFFF"/>
        </w:rPr>
        <w:instrText xml:space="preserve"> ADDIN EN.CITE </w:instrText>
      </w:r>
      <w:r w:rsidR="00963B93">
        <w:rPr>
          <w:rFonts w:ascii="Times New Roman" w:eastAsia="Times New Roman" w:hAnsi="Times New Roman" w:cs="Times New Roman"/>
          <w:color w:val="333333"/>
          <w:bdr w:val="none" w:sz="0" w:space="0" w:color="auto" w:frame="1"/>
          <w:shd w:val="clear" w:color="auto" w:fill="FFFFFF"/>
        </w:rPr>
        <w:fldChar w:fldCharType="begin">
          <w:fldData xml:space="preserve">PEVuZE5vdGU+PENpdGU+PEF1dGhvcj5NYXllcjwvQXV0aG9yPjxZZWFyPjIwMTQ8L1llYXI+PFJl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L2FsdC1wZXJpb2RpY2FsPjx2b2x1bWU+MzQ1PC92b2x1bWU+PG51bWJlcj42MTk0PC9udW1iZXI+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</w:fldData>
        </w:fldChar>
      </w:r>
      <w:r w:rsidR="00963B93">
        <w:rPr>
          <w:rFonts w:ascii="Times New Roman" w:eastAsia="Times New Roman" w:hAnsi="Times New Roman" w:cs="Times New Roman"/>
          <w:color w:val="333333"/>
          <w:bdr w:val="none" w:sz="0" w:space="0" w:color="auto" w:frame="1"/>
          <w:shd w:val="clear" w:color="auto" w:fill="FFFFFF"/>
        </w:rPr>
        <w:instrText xml:space="preserve"> ADDIN EN.CITE.DATA </w:instrText>
      </w:r>
      <w:r w:rsidR="00963B93">
        <w:rPr>
          <w:rFonts w:ascii="Times New Roman" w:eastAsia="Times New Roman" w:hAnsi="Times New Roman" w:cs="Times New Roman"/>
          <w:color w:val="333333"/>
          <w:bdr w:val="none" w:sz="0" w:space="0" w:color="auto" w:frame="1"/>
          <w:shd w:val="clear" w:color="auto" w:fill="FFFFFF"/>
        </w:rPr>
      </w:r>
      <w:r w:rsidR="00963B93">
        <w:rPr>
          <w:rFonts w:ascii="Times New Roman" w:eastAsia="Times New Roman" w:hAnsi="Times New Roman" w:cs="Times New Roman"/>
          <w:color w:val="333333"/>
          <w:bdr w:val="none" w:sz="0" w:space="0" w:color="auto" w:frame="1"/>
          <w:shd w:val="clear" w:color="auto" w:fill="FFFFFF"/>
        </w:rPr>
        <w:fldChar w:fldCharType="end"/>
      </w:r>
      <w:r w:rsidR="007F35AF" w:rsidRPr="007C1DDE">
        <w:rPr>
          <w:rFonts w:ascii="Times New Roman" w:eastAsia="Times New Roman" w:hAnsi="Times New Roman" w:cs="Times New Roman"/>
          <w:color w:val="333333"/>
          <w:bdr w:val="none" w:sz="0" w:space="0" w:color="auto" w:frame="1"/>
          <w:shd w:val="clear" w:color="auto" w:fill="FFFFFF"/>
        </w:rPr>
      </w:r>
      <w:r w:rsidR="007F35AF" w:rsidRPr="007C1DDE">
        <w:rPr>
          <w:rFonts w:ascii="Times New Roman" w:eastAsia="Times New Roman" w:hAnsi="Times New Roman" w:cs="Times New Roman"/>
          <w:color w:val="333333"/>
          <w:bdr w:val="none" w:sz="0" w:space="0" w:color="auto" w:frame="1"/>
          <w:shd w:val="clear" w:color="auto" w:fill="FFFFFF"/>
        </w:rPr>
        <w:fldChar w:fldCharType="separate"/>
      </w:r>
      <w:r w:rsidR="001D264F">
        <w:rPr>
          <w:rFonts w:ascii="Times New Roman" w:eastAsia="Times New Roman" w:hAnsi="Times New Roman" w:cs="Times New Roman"/>
          <w:noProof/>
          <w:color w:val="333333"/>
          <w:bdr w:val="none" w:sz="0" w:space="0" w:color="auto" w:frame="1"/>
          <w:shd w:val="clear" w:color="auto" w:fill="FFFFFF"/>
        </w:rPr>
        <w:t>(</w:t>
      </w:r>
      <w:r w:rsidR="001D264F" w:rsidRPr="001D264F">
        <w:rPr>
          <w:rFonts w:ascii="Times New Roman" w:eastAsia="Times New Roman" w:hAnsi="Times New Roman" w:cs="Times New Roman"/>
          <w:smallCaps/>
          <w:noProof/>
          <w:color w:val="333333"/>
          <w:bdr w:val="none" w:sz="0" w:space="0" w:color="auto" w:frame="1"/>
          <w:shd w:val="clear" w:color="auto" w:fill="FFFFFF"/>
        </w:rPr>
        <w:t>Mayer</w:t>
      </w:r>
      <w:r w:rsidR="001D264F" w:rsidRPr="001D264F">
        <w:rPr>
          <w:rFonts w:ascii="Times New Roman" w:eastAsia="Times New Roman" w:hAnsi="Times New Roman" w:cs="Times New Roman"/>
          <w:i/>
          <w:noProof/>
          <w:color w:val="333333"/>
          <w:bdr w:val="none" w:sz="0" w:space="0" w:color="auto" w:frame="1"/>
          <w:shd w:val="clear" w:color="auto" w:fill="FFFFFF"/>
        </w:rPr>
        <w:t xml:space="preserve"> et al.</w:t>
      </w:r>
      <w:r w:rsidR="001D264F">
        <w:rPr>
          <w:rFonts w:ascii="Times New Roman" w:eastAsia="Times New Roman" w:hAnsi="Times New Roman" w:cs="Times New Roman"/>
          <w:noProof/>
          <w:color w:val="333333"/>
          <w:bdr w:val="none" w:sz="0" w:space="0" w:color="auto" w:frame="1"/>
          <w:shd w:val="clear" w:color="auto" w:fill="FFFFFF"/>
        </w:rPr>
        <w:t xml:space="preserve"> 2014)</w:t>
      </w:r>
      <w:r w:rsidR="007F35AF" w:rsidRPr="007C1DDE">
        <w:rPr>
          <w:rFonts w:ascii="Times New Roman" w:eastAsia="Times New Roman" w:hAnsi="Times New Roman" w:cs="Times New Roman"/>
          <w:color w:val="333333"/>
          <w:bdr w:val="none" w:sz="0" w:space="0" w:color="auto" w:frame="1"/>
          <w:shd w:val="clear" w:color="auto" w:fill="FFFFFF"/>
        </w:rPr>
        <w:fldChar w:fldCharType="end"/>
      </w:r>
      <w:r w:rsidR="007F35AF" w:rsidRPr="007C1DDE">
        <w:rPr>
          <w:rFonts w:ascii="Times New Roman" w:eastAsia="Times New Roman" w:hAnsi="Times New Roman" w:cs="Times New Roman"/>
          <w:color w:val="333333"/>
          <w:bdr w:val="none" w:sz="0" w:space="0" w:color="auto" w:frame="1"/>
          <w:shd w:val="clear" w:color="auto" w:fill="FFFFFF"/>
        </w:rPr>
        <w:t xml:space="preserve"> </w:t>
      </w:r>
      <w:r w:rsidRPr="007C1DDE">
        <w:rPr>
          <w:rFonts w:ascii="Times New Roman" w:eastAsia="Times New Roman" w:hAnsi="Times New Roman" w:cs="Times New Roman"/>
          <w:color w:val="333333"/>
          <w:bdr w:val="none" w:sz="0" w:space="0" w:color="auto" w:frame="1"/>
          <w:shd w:val="clear" w:color="auto" w:fill="FFFFFF"/>
        </w:rPr>
        <w:t xml:space="preserve">and the </w:t>
      </w:r>
      <w:proofErr w:type="spellStart"/>
      <w:r w:rsidR="007F35AF" w:rsidRPr="007C1DDE">
        <w:rPr>
          <w:rFonts w:ascii="Times New Roman" w:eastAsia="Times New Roman" w:hAnsi="Times New Roman" w:cs="Times New Roman"/>
          <w:color w:val="333333"/>
          <w:bdr w:val="none" w:sz="0" w:space="0" w:color="auto" w:frame="1"/>
          <w:shd w:val="clear" w:color="auto" w:fill="FFFFFF"/>
        </w:rPr>
        <w:t>P</w:t>
      </w:r>
      <w:r w:rsidRPr="007C1DDE">
        <w:rPr>
          <w:rFonts w:ascii="Times New Roman" w:eastAsia="Times New Roman" w:hAnsi="Times New Roman" w:cs="Times New Roman"/>
          <w:color w:val="333333"/>
          <w:bdr w:val="none" w:sz="0" w:space="0" w:color="auto" w:frame="1"/>
          <w:shd w:val="clear" w:color="auto" w:fill="FFFFFF"/>
        </w:rPr>
        <w:t>op</w:t>
      </w:r>
      <w:r w:rsidR="007F35AF" w:rsidRPr="007C1DDE">
        <w:rPr>
          <w:rFonts w:ascii="Times New Roman" w:eastAsia="Times New Roman" w:hAnsi="Times New Roman" w:cs="Times New Roman"/>
          <w:color w:val="333333"/>
          <w:bdr w:val="none" w:sz="0" w:space="0" w:color="auto" w:frame="1"/>
          <w:shd w:val="clear" w:color="auto" w:fill="FFFFFF"/>
        </w:rPr>
        <w:t>Seq</w:t>
      </w:r>
      <w:proofErr w:type="spellEnd"/>
      <w:r w:rsidR="007F35AF" w:rsidRPr="007C1DDE">
        <w:rPr>
          <w:rFonts w:ascii="Times New Roman" w:eastAsia="Times New Roman" w:hAnsi="Times New Roman" w:cs="Times New Roman"/>
          <w:color w:val="333333"/>
          <w:bdr w:val="none" w:sz="0" w:space="0" w:color="auto" w:frame="1"/>
          <w:shd w:val="clear" w:color="auto" w:fill="FFFFFF"/>
        </w:rPr>
        <w:t xml:space="preserve"> sequences data </w:t>
      </w:r>
      <w:r w:rsidR="007F35AF" w:rsidRPr="007C1DDE">
        <w:rPr>
          <w:rFonts w:ascii="Times New Roman" w:eastAsia="Times New Roman" w:hAnsi="Times New Roman" w:cs="Times New Roman"/>
          <w:color w:val="333333"/>
          <w:bdr w:val="none" w:sz="0" w:space="0" w:color="auto" w:frame="1"/>
          <w:shd w:val="clear" w:color="auto" w:fill="FFFFFF"/>
        </w:rPr>
        <w:fldChar w:fldCharType="begin">
          <w:fldData xml:space="preserve">PEVuZE5vdGU+PENpdGU+PEF1dGhvcj5DaGFwbWFuPC9BdXRob3I+PFllYXI+MjAxNTwvWWVhcj48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</w:fldData>
        </w:fldChar>
      </w:r>
      <w:r w:rsidR="00963B93">
        <w:rPr>
          <w:rFonts w:ascii="Times New Roman" w:eastAsia="Times New Roman" w:hAnsi="Times New Roman" w:cs="Times New Roman"/>
          <w:color w:val="333333"/>
          <w:bdr w:val="none" w:sz="0" w:space="0" w:color="auto" w:frame="1"/>
          <w:shd w:val="clear" w:color="auto" w:fill="FFFFFF"/>
        </w:rPr>
        <w:instrText xml:space="preserve"> ADDIN EN.CITE </w:instrText>
      </w:r>
      <w:r w:rsidR="00963B93">
        <w:rPr>
          <w:rFonts w:ascii="Times New Roman" w:eastAsia="Times New Roman" w:hAnsi="Times New Roman" w:cs="Times New Roman"/>
          <w:color w:val="333333"/>
          <w:bdr w:val="none" w:sz="0" w:space="0" w:color="auto" w:frame="1"/>
          <w:shd w:val="clear" w:color="auto" w:fill="FFFFFF"/>
        </w:rPr>
        <w:fldChar w:fldCharType="begin">
          <w:fldData xml:space="preserve">PEVuZE5vdGU+PENpdGU+PEF1dGhvcj5DaGFwbWFuPC9BdXRob3I+PFllYXI+MjAxNTwvWWVhcj48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</w:fldData>
        </w:fldChar>
      </w:r>
      <w:r w:rsidR="00963B93">
        <w:rPr>
          <w:rFonts w:ascii="Times New Roman" w:eastAsia="Times New Roman" w:hAnsi="Times New Roman" w:cs="Times New Roman"/>
          <w:color w:val="333333"/>
          <w:bdr w:val="none" w:sz="0" w:space="0" w:color="auto" w:frame="1"/>
          <w:shd w:val="clear" w:color="auto" w:fill="FFFFFF"/>
        </w:rPr>
        <w:instrText xml:space="preserve"> ADDIN EN.CITE.DATA </w:instrText>
      </w:r>
      <w:r w:rsidR="00963B93">
        <w:rPr>
          <w:rFonts w:ascii="Times New Roman" w:eastAsia="Times New Roman" w:hAnsi="Times New Roman" w:cs="Times New Roman"/>
          <w:color w:val="333333"/>
          <w:bdr w:val="none" w:sz="0" w:space="0" w:color="auto" w:frame="1"/>
          <w:shd w:val="clear" w:color="auto" w:fill="FFFFFF"/>
        </w:rPr>
      </w:r>
      <w:r w:rsidR="00963B93">
        <w:rPr>
          <w:rFonts w:ascii="Times New Roman" w:eastAsia="Times New Roman" w:hAnsi="Times New Roman" w:cs="Times New Roman"/>
          <w:color w:val="333333"/>
          <w:bdr w:val="none" w:sz="0" w:space="0" w:color="auto" w:frame="1"/>
          <w:shd w:val="clear" w:color="auto" w:fill="FFFFFF"/>
        </w:rPr>
        <w:fldChar w:fldCharType="end"/>
      </w:r>
      <w:r w:rsidR="007F35AF" w:rsidRPr="007C1DDE">
        <w:rPr>
          <w:rFonts w:ascii="Times New Roman" w:eastAsia="Times New Roman" w:hAnsi="Times New Roman" w:cs="Times New Roman"/>
          <w:color w:val="333333"/>
          <w:bdr w:val="none" w:sz="0" w:space="0" w:color="auto" w:frame="1"/>
          <w:shd w:val="clear" w:color="auto" w:fill="FFFFFF"/>
        </w:rPr>
      </w:r>
      <w:r w:rsidR="007F35AF" w:rsidRPr="007C1DDE">
        <w:rPr>
          <w:rFonts w:ascii="Times New Roman" w:eastAsia="Times New Roman" w:hAnsi="Times New Roman" w:cs="Times New Roman"/>
          <w:color w:val="333333"/>
          <w:bdr w:val="none" w:sz="0" w:space="0" w:color="auto" w:frame="1"/>
          <w:shd w:val="clear" w:color="auto" w:fill="FFFFFF"/>
        </w:rPr>
        <w:fldChar w:fldCharType="separate"/>
      </w:r>
      <w:r w:rsidR="001D264F">
        <w:rPr>
          <w:rFonts w:ascii="Times New Roman" w:eastAsia="Times New Roman" w:hAnsi="Times New Roman" w:cs="Times New Roman"/>
          <w:noProof/>
          <w:color w:val="333333"/>
          <w:bdr w:val="none" w:sz="0" w:space="0" w:color="auto" w:frame="1"/>
          <w:shd w:val="clear" w:color="auto" w:fill="FFFFFF"/>
        </w:rPr>
        <w:t>(</w:t>
      </w:r>
      <w:r w:rsidR="001D264F" w:rsidRPr="001D264F">
        <w:rPr>
          <w:rFonts w:ascii="Times New Roman" w:eastAsia="Times New Roman" w:hAnsi="Times New Roman" w:cs="Times New Roman"/>
          <w:smallCaps/>
          <w:noProof/>
          <w:color w:val="333333"/>
          <w:bdr w:val="none" w:sz="0" w:space="0" w:color="auto" w:frame="1"/>
          <w:shd w:val="clear" w:color="auto" w:fill="FFFFFF"/>
        </w:rPr>
        <w:t>Chapman</w:t>
      </w:r>
      <w:r w:rsidR="001D264F" w:rsidRPr="001D264F">
        <w:rPr>
          <w:rFonts w:ascii="Times New Roman" w:eastAsia="Times New Roman" w:hAnsi="Times New Roman" w:cs="Times New Roman"/>
          <w:i/>
          <w:noProof/>
          <w:color w:val="333333"/>
          <w:bdr w:val="none" w:sz="0" w:space="0" w:color="auto" w:frame="1"/>
          <w:shd w:val="clear" w:color="auto" w:fill="FFFFFF"/>
        </w:rPr>
        <w:t xml:space="preserve"> et al.</w:t>
      </w:r>
      <w:r w:rsidR="001D264F">
        <w:rPr>
          <w:rFonts w:ascii="Times New Roman" w:eastAsia="Times New Roman" w:hAnsi="Times New Roman" w:cs="Times New Roman"/>
          <w:noProof/>
          <w:color w:val="333333"/>
          <w:bdr w:val="none" w:sz="0" w:space="0" w:color="auto" w:frame="1"/>
          <w:shd w:val="clear" w:color="auto" w:fill="FFFFFF"/>
        </w:rPr>
        <w:t xml:space="preserve"> 2015)</w:t>
      </w:r>
      <w:r w:rsidR="007F35AF" w:rsidRPr="007C1DDE">
        <w:rPr>
          <w:rFonts w:ascii="Times New Roman" w:eastAsia="Times New Roman" w:hAnsi="Times New Roman" w:cs="Times New Roman"/>
          <w:color w:val="333333"/>
          <w:bdr w:val="none" w:sz="0" w:space="0" w:color="auto" w:frame="1"/>
          <w:shd w:val="clear" w:color="auto" w:fill="FFFFFF"/>
        </w:rPr>
        <w:fldChar w:fldCharType="end"/>
      </w:r>
      <w:r w:rsidR="007F35AF" w:rsidRPr="007C1DDE">
        <w:rPr>
          <w:rFonts w:ascii="Times New Roman" w:eastAsia="Times New Roman" w:hAnsi="Times New Roman" w:cs="Times New Roman"/>
          <w:color w:val="333333"/>
          <w:bdr w:val="none" w:sz="0" w:space="0" w:color="auto" w:frame="1"/>
          <w:shd w:val="clear" w:color="auto" w:fill="FFFFFF"/>
        </w:rPr>
        <w:t xml:space="preserve"> </w:t>
      </w:r>
      <w:r w:rsidRPr="007C1DDE">
        <w:rPr>
          <w:rFonts w:ascii="Times New Roman" w:eastAsia="Times New Roman" w:hAnsi="Times New Roman" w:cs="Times New Roman"/>
          <w:color w:val="333333"/>
          <w:bdr w:val="none" w:sz="0" w:space="0" w:color="auto" w:frame="1"/>
          <w:shd w:val="clear" w:color="auto" w:fill="FFFFFF"/>
        </w:rPr>
        <w:t xml:space="preserve">with a website based blasting tool </w:t>
      </w:r>
      <w:r w:rsidRPr="00B849FB">
        <w:rPr>
          <w:rFonts w:ascii="Times New Roman" w:eastAsia="Times New Roman" w:hAnsi="Times New Roman" w:cs="Times New Roman"/>
          <w:color w:val="333333"/>
          <w:bdr w:val="none" w:sz="0" w:space="0" w:color="auto" w:frame="1"/>
          <w:shd w:val="clear" w:color="auto" w:fill="FFFFFF"/>
        </w:rPr>
        <w:t>(</w:t>
      </w:r>
      <w:hyperlink r:id="rId10" w:history="1">
        <w:r w:rsidRPr="00B849FB">
          <w:rPr>
            <w:rStyle w:val="a3"/>
            <w:rFonts w:ascii="Times New Roman" w:eastAsia="Times New Roman" w:hAnsi="Times New Roman" w:cs="Times New Roman"/>
            <w:u w:val="none"/>
            <w:bdr w:val="none" w:sz="0" w:space="0" w:color="auto" w:frame="1"/>
            <w:shd w:val="clear" w:color="auto" w:fill="FFFFFF"/>
          </w:rPr>
          <w:t>http://129.130.90.211/wpdb/gbsloc</w:t>
        </w:r>
      </w:hyperlink>
      <w:r w:rsidRPr="00B849FB">
        <w:rPr>
          <w:rFonts w:ascii="Times New Roman" w:eastAsia="Times New Roman" w:hAnsi="Times New Roman" w:cs="Times New Roman"/>
          <w:color w:val="333333"/>
          <w:bdr w:val="none" w:sz="0" w:space="0" w:color="auto" w:frame="1"/>
          <w:shd w:val="clear" w:color="auto" w:fill="FFFFFF"/>
        </w:rPr>
        <w:t xml:space="preserve">) </w:t>
      </w:r>
      <w:r w:rsidRPr="007C1DDE">
        <w:rPr>
          <w:rFonts w:ascii="Times New Roman" w:eastAsia="Times New Roman" w:hAnsi="Times New Roman" w:cs="Times New Roman"/>
          <w:color w:val="333333"/>
          <w:bdr w:val="none" w:sz="0" w:space="0" w:color="auto" w:frame="1"/>
          <w:shd w:val="clear" w:color="auto" w:fill="FFFFFF"/>
        </w:rPr>
        <w:t xml:space="preserve">developed by </w:t>
      </w:r>
      <w:proofErr w:type="spellStart"/>
      <w:r w:rsidRPr="007C1DDE">
        <w:rPr>
          <w:rFonts w:ascii="Times New Roman" w:eastAsia="Times New Roman" w:hAnsi="Times New Roman" w:cs="Times New Roman"/>
          <w:color w:val="333333"/>
          <w:shd w:val="clear" w:color="auto" w:fill="FFFFFF"/>
        </w:rPr>
        <w:t>Akhunov</w:t>
      </w:r>
      <w:proofErr w:type="spellEnd"/>
      <w:r w:rsidRPr="007C1DDE">
        <w:rPr>
          <w:rFonts w:ascii="Times New Roman" w:eastAsia="Times New Roman" w:hAnsi="Times New Roman" w:cs="Times New Roman"/>
          <w:color w:val="333333"/>
          <w:shd w:val="clear" w:color="auto" w:fill="FFFFFF"/>
        </w:rPr>
        <w:t xml:space="preserve">, et al. </w:t>
      </w:r>
      <w:r w:rsidR="007F35AF" w:rsidRPr="007C1DDE">
        <w:rPr>
          <w:rFonts w:ascii="Times New Roman" w:eastAsia="Times New Roman" w:hAnsi="Times New Roman" w:cs="Times New Roman"/>
          <w:color w:val="333333"/>
          <w:shd w:val="clear" w:color="auto" w:fill="FFFFFF"/>
        </w:rPr>
        <w:t>(</w:t>
      </w:r>
      <w:r w:rsidRPr="007C1DDE">
        <w:rPr>
          <w:rFonts w:ascii="Times New Roman" w:eastAsia="Times New Roman" w:hAnsi="Times New Roman" w:cs="Times New Roman"/>
          <w:color w:val="333333"/>
          <w:shd w:val="clear" w:color="auto" w:fill="FFFFFF"/>
        </w:rPr>
        <w:t>2016</w:t>
      </w:r>
      <w:r w:rsidR="007F35AF" w:rsidRPr="007C1DDE">
        <w:rPr>
          <w:rFonts w:ascii="Times New Roman" w:eastAsia="Times New Roman" w:hAnsi="Times New Roman" w:cs="Times New Roman"/>
          <w:color w:val="333333"/>
          <w:shd w:val="clear" w:color="auto" w:fill="FFFFFF"/>
        </w:rPr>
        <w:t>)</w:t>
      </w:r>
      <w:r w:rsidRPr="007C1DDE">
        <w:rPr>
          <w:rFonts w:ascii="Times New Roman" w:eastAsia="Times New Roman" w:hAnsi="Times New Roman" w:cs="Times New Roman"/>
          <w:color w:val="333333"/>
          <w:shd w:val="clear" w:color="auto" w:fill="FFFFFF"/>
        </w:rPr>
        <w:t>.</w:t>
      </w:r>
      <w:r w:rsidR="007F35AF" w:rsidRPr="007C1DDE">
        <w:rPr>
          <w:rFonts w:ascii="Times New Roman" w:eastAsia="Times New Roman" w:hAnsi="Times New Roman" w:cs="Times New Roman"/>
          <w:color w:val="333333"/>
          <w:shd w:val="clear" w:color="auto" w:fill="FFFFFF"/>
        </w:rPr>
        <w:t xml:space="preserve"> </w:t>
      </w:r>
      <w:proofErr w:type="spellStart"/>
      <w:r w:rsidRPr="007C1DDE">
        <w:rPr>
          <w:rFonts w:ascii="Times New Roman" w:hAnsi="Times New Roman" w:cs="Times New Roman"/>
          <w:color w:val="000000"/>
        </w:rPr>
        <w:t>WinQTLCart</w:t>
      </w:r>
      <w:proofErr w:type="spellEnd"/>
      <w:r w:rsidRPr="007C1DDE">
        <w:rPr>
          <w:rFonts w:ascii="Times New Roman" w:hAnsi="Times New Roman" w:cs="Times New Roman"/>
          <w:color w:val="000000"/>
        </w:rPr>
        <w:t xml:space="preserve"> 2.5</w:t>
      </w:r>
      <w:r w:rsidR="00217AB6" w:rsidRPr="007C1DDE">
        <w:rPr>
          <w:rFonts w:ascii="Times New Roman" w:hAnsi="Times New Roman" w:cs="Times New Roman"/>
          <w:color w:val="000000"/>
        </w:rPr>
        <w:t xml:space="preserve"> </w:t>
      </w:r>
      <w:r w:rsidRPr="007C1DDE">
        <w:rPr>
          <w:rFonts w:ascii="Times New Roman" w:hAnsi="Times New Roman" w:cs="Times New Roman"/>
          <w:color w:val="000000"/>
        </w:rPr>
        <w:t xml:space="preserve">was used for composite interval mapping (CIM) with all the mapped markers and the sprouting rate </w:t>
      </w:r>
      <w:r w:rsidR="00B849FB">
        <w:rPr>
          <w:rFonts w:ascii="Times New Roman" w:hAnsi="Times New Roman" w:cs="Times New Roman"/>
          <w:color w:val="000000"/>
        </w:rPr>
        <w:t xml:space="preserve">or GI </w:t>
      </w:r>
      <w:r w:rsidRPr="007C1DDE">
        <w:rPr>
          <w:rFonts w:ascii="Times New Roman" w:hAnsi="Times New Roman" w:cs="Times New Roman"/>
          <w:color w:val="000000"/>
        </w:rPr>
        <w:t>averaged from two replications for each DH line</w:t>
      </w:r>
      <w:r w:rsidR="00217AB6" w:rsidRPr="007C1DDE">
        <w:rPr>
          <w:rFonts w:ascii="Times New Roman" w:hAnsi="Times New Roman" w:cs="Times New Roman"/>
          <w:color w:val="000000"/>
        </w:rPr>
        <w:t xml:space="preserve"> </w:t>
      </w:r>
      <w:r w:rsidR="00217AB6" w:rsidRPr="007C1DDE">
        <w:rPr>
          <w:rFonts w:ascii="Times New Roman" w:hAnsi="Times New Roman" w:cs="Times New Roman"/>
          <w:color w:val="000000"/>
        </w:rPr>
        <w:fldChar w:fldCharType="begin"/>
      </w:r>
      <w:r w:rsidR="001D264F">
        <w:rPr>
          <w:rFonts w:ascii="Times New Roman" w:hAnsi="Times New Roman" w:cs="Times New Roman"/>
          <w:color w:val="000000"/>
        </w:rPr>
        <w:instrText xml:space="preserve"> ADDIN EN.CITE &lt;EndNote&gt;&lt;Cite&gt;&lt;Author&gt;Silva Lda&lt;/Author&gt;&lt;Year&gt;2012&lt;/Year&gt;&lt;RecNum&gt;7163&lt;/RecNum&gt;&lt;DisplayText&gt;(&lt;style face="smallcaps"&gt;Silva Lda&lt;/style&gt;&lt;style face="italic"&gt; et al.&lt;/style&gt; 2012)&lt;/DisplayText&gt;&lt;record&gt;&lt;rec-number&gt;7163&lt;/rec-number&gt;&lt;foreign-keys&gt;&lt;key app="EN" db-id="xwx9atxf2texfzepsdwx9arpzpppraaw9sff" timestamp="1468534204"&gt;7163&lt;/key&gt;&lt;/foreign-keys&gt;&lt;ref-type name="Journal Article"&gt;17&lt;/ref-type&gt;&lt;contributors&gt;&lt;authors&gt;&lt;author&gt;Silva Lda, C.&lt;/author&gt;&lt;author&gt;Wang, S.&lt;/author&gt;&lt;author&gt;Zeng, Z. B.&lt;/author&gt;&lt;/authors&gt;&lt;/contributors&gt;&lt;auth-address&gt;Department of Statistics and Bioinformatics Research Center, North Carolina State University, Raleigh, NC, USA.&lt;/auth-address&gt;&lt;titles&gt;&lt;title&gt;Composite interval mapping and multiple interval mapping: procedures and guidelines for using Windows QTL Cartographer&lt;/title&gt;&lt;secondary-title&gt;Methods Mol Biol&lt;/secondary-title&gt;&lt;alt-title&gt;Methods in molecular biology&lt;/alt-title&gt;&lt;/titles&gt;&lt;periodical&gt;&lt;full-title&gt;Methods Mol Biol&lt;/full-title&gt;&lt;abbr-1&gt;Methods in molecular biology&lt;/abbr-1&gt;&lt;/periodical&gt;&lt;alt-periodical&gt;&lt;full-title&gt;Methods Mol Biol&lt;/full-title&gt;&lt;abbr-1&gt;Methods in molecular biology&lt;/abbr-1&gt;&lt;/alt-periodical&gt;&lt;pages&gt;75-119&lt;/pages&gt;&lt;volume&gt;871&lt;/volume&gt;&lt;keywords&gt;&lt;keyword&gt;Animals&lt;/keyword&gt;&lt;keyword&gt;Drosophila melanogaster/genetics&lt;/keyword&gt;&lt;keyword&gt;*Inbreeding&lt;/keyword&gt;&lt;keyword&gt;Models, Statistical&lt;/keyword&gt;&lt;keyword&gt;Quantitative Trait Loci/*genetics&lt;/keyword&gt;&lt;keyword&gt;Software&lt;/keyword&gt;&lt;/keywords&gt;&lt;dates&gt;&lt;year&gt;2012&lt;/year&gt;&lt;/dates&gt;&lt;isbn&gt;1940-6029 (Electronic)&amp;#xD;1064-3745 (Linking)&lt;/isbn&gt;&lt;accession-num&gt;22565834&lt;/accession-num&gt;&lt;urls&gt;&lt;related-urls&gt;&lt;url&gt;http://www.ncbi.nlm.nih.gov/pubmed/22565834&lt;/url&gt;&lt;/related-urls&gt;&lt;/urls&gt;&lt;electronic-resource-num&gt;10.1007/978-1-61779-785-9_6&lt;/electronic-resource-num&gt;&lt;/record&gt;&lt;/Cite&gt;&lt;/EndNote&gt;</w:instrText>
      </w:r>
      <w:r w:rsidR="00217AB6" w:rsidRPr="007C1DDE">
        <w:rPr>
          <w:rFonts w:ascii="Times New Roman" w:hAnsi="Times New Roman" w:cs="Times New Roman"/>
          <w:color w:val="000000"/>
        </w:rPr>
        <w:fldChar w:fldCharType="separate"/>
      </w:r>
      <w:r w:rsidR="001D264F">
        <w:rPr>
          <w:rFonts w:ascii="Times New Roman" w:hAnsi="Times New Roman" w:cs="Times New Roman"/>
          <w:noProof/>
          <w:color w:val="000000"/>
        </w:rPr>
        <w:t>(</w:t>
      </w:r>
      <w:r w:rsidR="001D264F" w:rsidRPr="001D264F">
        <w:rPr>
          <w:rFonts w:ascii="Times New Roman" w:hAnsi="Times New Roman" w:cs="Times New Roman"/>
          <w:smallCaps/>
          <w:noProof/>
          <w:color w:val="000000"/>
        </w:rPr>
        <w:t>Silva Lda</w:t>
      </w:r>
      <w:r w:rsidR="001D264F" w:rsidRPr="001D264F">
        <w:rPr>
          <w:rFonts w:ascii="Times New Roman" w:hAnsi="Times New Roman" w:cs="Times New Roman"/>
          <w:i/>
          <w:noProof/>
          <w:color w:val="000000"/>
        </w:rPr>
        <w:t xml:space="preserve"> et al.</w:t>
      </w:r>
      <w:r w:rsidR="001D264F">
        <w:rPr>
          <w:rFonts w:ascii="Times New Roman" w:hAnsi="Times New Roman" w:cs="Times New Roman"/>
          <w:noProof/>
          <w:color w:val="000000"/>
        </w:rPr>
        <w:t xml:space="preserve"> 2012)</w:t>
      </w:r>
      <w:r w:rsidR="00217AB6" w:rsidRPr="007C1DDE">
        <w:rPr>
          <w:rFonts w:ascii="Times New Roman" w:hAnsi="Times New Roman" w:cs="Times New Roman"/>
          <w:color w:val="000000"/>
        </w:rPr>
        <w:fldChar w:fldCharType="end"/>
      </w:r>
      <w:r w:rsidRPr="007C1DDE">
        <w:rPr>
          <w:rFonts w:ascii="Times New Roman" w:hAnsi="Times New Roman" w:cs="Times New Roman"/>
          <w:color w:val="000000"/>
        </w:rPr>
        <w:t xml:space="preserve">. </w:t>
      </w:r>
    </w:p>
    <w:p w14:paraId="1DBC3ED1" w14:textId="77777777" w:rsidR="00325A38" w:rsidRPr="005A16D3" w:rsidRDefault="00325A38" w:rsidP="006814D8">
      <w:pPr>
        <w:tabs>
          <w:tab w:val="left" w:pos="2835"/>
          <w:tab w:val="left" w:pos="2977"/>
          <w:tab w:val="left" w:pos="3402"/>
        </w:tabs>
        <w:ind w:rightChars="345" w:right="828" w:hanging="1"/>
        <w:contextualSpacing/>
        <w:rPr>
          <w:rFonts w:ascii="Times New Roman" w:hAnsi="Times New Roman" w:cs="Times New Roman"/>
          <w:b/>
          <w:sz w:val="32"/>
          <w:szCs w:val="32"/>
        </w:rPr>
      </w:pPr>
    </w:p>
    <w:p w14:paraId="35BD66BC" w14:textId="77777777" w:rsidR="00441E62" w:rsidRDefault="00441E62" w:rsidP="006814D8">
      <w:pPr>
        <w:tabs>
          <w:tab w:val="left" w:pos="2835"/>
          <w:tab w:val="left" w:pos="2977"/>
          <w:tab w:val="left" w:pos="3402"/>
        </w:tabs>
        <w:ind w:rightChars="345" w:right="828" w:hanging="1"/>
        <w:contextualSpacing/>
        <w:rPr>
          <w:rFonts w:ascii="Times New Roman" w:hAnsi="Times New Roman" w:cs="Times New Roman"/>
          <w:b/>
          <w:sz w:val="32"/>
          <w:szCs w:val="32"/>
        </w:rPr>
      </w:pPr>
      <w:r>
        <w:rPr>
          <w:rFonts w:ascii="Times New Roman" w:hAnsi="Times New Roman" w:cs="Times New Roman"/>
          <w:b/>
          <w:sz w:val="32"/>
          <w:szCs w:val="32"/>
        </w:rPr>
        <w:br w:type="page"/>
      </w:r>
    </w:p>
    <w:p w14:paraId="59C2A57A" w14:textId="43B5EFCD" w:rsidR="00325A38" w:rsidRPr="005A16D3" w:rsidRDefault="00325A38" w:rsidP="006814D8">
      <w:pPr>
        <w:tabs>
          <w:tab w:val="left" w:pos="2835"/>
          <w:tab w:val="left" w:pos="2977"/>
          <w:tab w:val="left" w:pos="3402"/>
        </w:tabs>
        <w:ind w:rightChars="345" w:right="828" w:hanging="1"/>
        <w:contextualSpacing/>
        <w:rPr>
          <w:rFonts w:ascii="Times New Roman" w:hAnsi="Times New Roman" w:cs="Times New Roman"/>
          <w:b/>
          <w:sz w:val="32"/>
          <w:szCs w:val="32"/>
        </w:rPr>
      </w:pPr>
      <w:r w:rsidRPr="005A16D3">
        <w:rPr>
          <w:rFonts w:ascii="Times New Roman" w:hAnsi="Times New Roman" w:cs="Times New Roman"/>
          <w:b/>
          <w:sz w:val="32"/>
          <w:szCs w:val="32"/>
        </w:rPr>
        <w:t>Results</w:t>
      </w:r>
    </w:p>
    <w:p w14:paraId="1B531316" w14:textId="6D220542" w:rsidR="00325A38" w:rsidRPr="007C1DDE" w:rsidRDefault="00D878AE" w:rsidP="006814D8">
      <w:pPr>
        <w:tabs>
          <w:tab w:val="left" w:pos="2835"/>
          <w:tab w:val="left" w:pos="2977"/>
          <w:tab w:val="left" w:pos="3402"/>
        </w:tabs>
        <w:ind w:rightChars="345" w:right="828" w:hanging="1"/>
        <w:contextualSpacing/>
        <w:rPr>
          <w:rFonts w:ascii="Times New Roman" w:hAnsi="Times New Roman" w:cs="Times New Roman"/>
          <w:b/>
        </w:rPr>
      </w:pPr>
      <w:r>
        <w:rPr>
          <w:rFonts w:ascii="Times New Roman" w:hAnsi="Times New Roman" w:cs="Times New Roman"/>
          <w:b/>
        </w:rPr>
        <w:t>P</w:t>
      </w:r>
      <w:r w:rsidR="00C52CB3" w:rsidRPr="007C1DDE">
        <w:rPr>
          <w:rFonts w:ascii="Times New Roman" w:hAnsi="Times New Roman" w:cs="Times New Roman"/>
          <w:b/>
        </w:rPr>
        <w:t>re</w:t>
      </w:r>
      <w:r w:rsidR="00325A38" w:rsidRPr="007C1DDE">
        <w:rPr>
          <w:rFonts w:ascii="Times New Roman" w:hAnsi="Times New Roman" w:cs="Times New Roman"/>
          <w:b/>
        </w:rPr>
        <w:t xml:space="preserve">-harvest sprouting </w:t>
      </w:r>
      <w:r w:rsidR="00A02AD7">
        <w:rPr>
          <w:rFonts w:ascii="Times New Roman" w:hAnsi="Times New Roman" w:cs="Times New Roman"/>
          <w:b/>
        </w:rPr>
        <w:t>evaluation</w:t>
      </w:r>
    </w:p>
    <w:p w14:paraId="71A78DA0" w14:textId="066390A3" w:rsidR="00325A38" w:rsidRPr="007C1DDE" w:rsidRDefault="00325A38"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rPr>
        <w:t xml:space="preserve">The PHS rate of the resistant parent Danby ranged from 15% to 25% and the susceptible parent Tiger showed 55% to 75% in different experiments. Transgression segregation was observed for all the three experiments. The frequency distribution of PHS rate in the DH population shows two peaks in 2014 </w:t>
      </w:r>
      <w:commentRangeStart w:id="55"/>
      <w:r w:rsidRPr="007C1DDE">
        <w:rPr>
          <w:rFonts w:ascii="Times New Roman" w:hAnsi="Times New Roman" w:cs="Times New Roman"/>
        </w:rPr>
        <w:t>greenhouse</w:t>
      </w:r>
      <w:commentRangeEnd w:id="55"/>
      <w:r w:rsidR="00A02AD7">
        <w:rPr>
          <w:rStyle w:val="ab"/>
        </w:rPr>
        <w:commentReference w:id="55"/>
      </w:r>
      <w:r w:rsidRPr="007C1DDE">
        <w:rPr>
          <w:rFonts w:ascii="Times New Roman" w:hAnsi="Times New Roman" w:cs="Times New Roman"/>
        </w:rPr>
        <w:t xml:space="preserve"> experiment and skewed toward the resistant parent in 2015 field and 2015 greenhouse experiments (Fig. </w:t>
      </w:r>
      <w:r w:rsidR="00DB0C8C" w:rsidRPr="007C1DDE">
        <w:rPr>
          <w:rFonts w:ascii="Times New Roman" w:hAnsi="Times New Roman" w:cs="Times New Roman"/>
        </w:rPr>
        <w:t>1</w:t>
      </w:r>
      <w:r w:rsidRPr="007C1DDE">
        <w:rPr>
          <w:rFonts w:ascii="Times New Roman" w:hAnsi="Times New Roman" w:cs="Times New Roman"/>
        </w:rPr>
        <w:t xml:space="preserve">). </w:t>
      </w:r>
      <w:r w:rsidRPr="007C1DDE">
        <w:rPr>
          <w:rFonts w:ascii="Times New Roman" w:hAnsi="Times New Roman" w:cs="Times New Roman"/>
          <w:b/>
        </w:rPr>
        <w:t>Genetic linkage map construction</w:t>
      </w:r>
    </w:p>
    <w:p w14:paraId="43F123E4" w14:textId="6F04DC82" w:rsidR="00325A38" w:rsidRPr="007C1DDE" w:rsidRDefault="009621E3" w:rsidP="006814D8">
      <w:pPr>
        <w:tabs>
          <w:tab w:val="left" w:pos="2835"/>
          <w:tab w:val="left" w:pos="2977"/>
          <w:tab w:val="left" w:pos="3402"/>
        </w:tabs>
        <w:ind w:rightChars="345" w:right="828" w:hanging="1"/>
        <w:contextualSpacing/>
        <w:rPr>
          <w:rFonts w:ascii="Times New Roman" w:hAnsi="Times New Roman" w:cs="Times New Roman"/>
        </w:rPr>
      </w:pPr>
      <w:r>
        <w:rPr>
          <w:rFonts w:ascii="Times New Roman" w:hAnsi="Times New Roman" w:cs="Times New Roman"/>
        </w:rPr>
        <w:t>L</w:t>
      </w:r>
      <w:r w:rsidR="00325A38" w:rsidRPr="007C1DDE">
        <w:rPr>
          <w:rFonts w:ascii="Times New Roman" w:hAnsi="Times New Roman" w:cs="Times New Roman"/>
        </w:rPr>
        <w:t>inkage map was constructed with 1811 GBS based SNP markers and 13 SSR markers</w:t>
      </w:r>
      <w:r>
        <w:rPr>
          <w:rFonts w:ascii="Times New Roman" w:hAnsi="Times New Roman" w:cs="Times New Roman"/>
        </w:rPr>
        <w:t>. The map had</w:t>
      </w:r>
      <w:r w:rsidR="00325A38" w:rsidRPr="007C1DDE">
        <w:rPr>
          <w:rFonts w:ascii="Times New Roman" w:hAnsi="Times New Roman" w:cs="Times New Roman"/>
        </w:rPr>
        <w:t xml:space="preserve"> 34 linkage groups </w:t>
      </w:r>
      <w:r>
        <w:rPr>
          <w:rFonts w:ascii="Times New Roman" w:hAnsi="Times New Roman" w:cs="Times New Roman"/>
        </w:rPr>
        <w:t>with a genetic distance of</w:t>
      </w:r>
      <w:r w:rsidRPr="007C1DDE">
        <w:rPr>
          <w:rFonts w:ascii="Times New Roman" w:hAnsi="Times New Roman" w:cs="Times New Roman"/>
        </w:rPr>
        <w:t xml:space="preserve"> </w:t>
      </w:r>
      <w:r w:rsidR="00325A38" w:rsidRPr="007C1DDE">
        <w:rPr>
          <w:rFonts w:ascii="Times New Roman" w:hAnsi="Times New Roman" w:cs="Times New Roman"/>
        </w:rPr>
        <w:t xml:space="preserve">1476 </w:t>
      </w:r>
      <w:proofErr w:type="spellStart"/>
      <w:r w:rsidR="00325A38" w:rsidRPr="007C1DDE">
        <w:rPr>
          <w:rFonts w:ascii="Times New Roman" w:hAnsi="Times New Roman" w:cs="Times New Roman"/>
        </w:rPr>
        <w:t>cM</w:t>
      </w:r>
      <w:proofErr w:type="spellEnd"/>
      <w:r>
        <w:rPr>
          <w:rFonts w:ascii="Times New Roman" w:hAnsi="Times New Roman" w:cs="Times New Roman"/>
        </w:rPr>
        <w:t xml:space="preserve"> and an </w:t>
      </w:r>
      <w:r w:rsidRPr="007C1DDE">
        <w:rPr>
          <w:rFonts w:ascii="Times New Roman" w:hAnsi="Times New Roman" w:cs="Times New Roman"/>
        </w:rPr>
        <w:t>average interval of 1.2</w:t>
      </w:r>
      <w:r>
        <w:rPr>
          <w:rFonts w:ascii="Times New Roman" w:hAnsi="Times New Roman" w:cs="Times New Roman"/>
        </w:rPr>
        <w:t xml:space="preserve"> </w:t>
      </w:r>
      <w:proofErr w:type="spellStart"/>
      <w:r w:rsidRPr="007C1DDE">
        <w:rPr>
          <w:rFonts w:ascii="Times New Roman" w:hAnsi="Times New Roman" w:cs="Times New Roman"/>
        </w:rPr>
        <w:t>cM</w:t>
      </w:r>
      <w:proofErr w:type="spellEnd"/>
      <w:r w:rsidRPr="007C1DDE">
        <w:rPr>
          <w:rFonts w:ascii="Times New Roman" w:hAnsi="Times New Roman" w:cs="Times New Roman"/>
        </w:rPr>
        <w:t xml:space="preserve"> per marker</w:t>
      </w:r>
      <w:r>
        <w:rPr>
          <w:rFonts w:ascii="Times New Roman" w:hAnsi="Times New Roman" w:cs="Times New Roman"/>
        </w:rPr>
        <w:t>.</w:t>
      </w:r>
      <w:r w:rsidR="00325A38" w:rsidRPr="007C1DDE">
        <w:rPr>
          <w:rFonts w:ascii="Times New Roman" w:hAnsi="Times New Roman" w:cs="Times New Roman"/>
        </w:rPr>
        <w:t xml:space="preserve"> </w:t>
      </w:r>
      <w:r w:rsidR="00FB0252">
        <w:rPr>
          <w:rFonts w:ascii="Times New Roman" w:hAnsi="Times New Roman" w:cs="Times New Roman" w:hint="eastAsia"/>
        </w:rPr>
        <w:t>The distribution of</w:t>
      </w:r>
      <w:commentRangeStart w:id="56"/>
      <w:r w:rsidR="00325A38" w:rsidRPr="007C1DDE">
        <w:rPr>
          <w:rFonts w:ascii="Times New Roman" w:hAnsi="Times New Roman" w:cs="Times New Roman"/>
        </w:rPr>
        <w:t xml:space="preserve"> the molecular markers </w:t>
      </w:r>
      <w:r w:rsidR="00FB0252">
        <w:rPr>
          <w:rFonts w:ascii="Times New Roman" w:hAnsi="Times New Roman" w:cs="Times New Roman" w:hint="eastAsia"/>
        </w:rPr>
        <w:t xml:space="preserve">is </w:t>
      </w:r>
      <w:r w:rsidR="00325A38" w:rsidRPr="007C1DDE">
        <w:rPr>
          <w:rFonts w:ascii="Times New Roman" w:hAnsi="Times New Roman" w:cs="Times New Roman"/>
        </w:rPr>
        <w:t xml:space="preserve">uneven on different </w:t>
      </w:r>
      <w:r w:rsidR="00FB0252">
        <w:rPr>
          <w:rFonts w:ascii="Times New Roman" w:hAnsi="Times New Roman" w:cs="Times New Roman" w:hint="eastAsia"/>
        </w:rPr>
        <w:t>genomes of wheat</w:t>
      </w:r>
      <w:r w:rsidR="00325A38" w:rsidRPr="007C1DDE">
        <w:rPr>
          <w:rFonts w:ascii="Times New Roman" w:hAnsi="Times New Roman" w:cs="Times New Roman"/>
        </w:rPr>
        <w:t>.</w:t>
      </w:r>
      <w:commentRangeEnd w:id="56"/>
      <w:r>
        <w:rPr>
          <w:rStyle w:val="ab"/>
        </w:rPr>
        <w:commentReference w:id="56"/>
      </w:r>
      <w:r w:rsidR="00325A38" w:rsidRPr="007C1DDE">
        <w:rPr>
          <w:rFonts w:ascii="Times New Roman" w:hAnsi="Times New Roman" w:cs="Times New Roman"/>
        </w:rPr>
        <w:t xml:space="preserve"> Among th</w:t>
      </w:r>
      <w:r w:rsidR="00B849FB">
        <w:rPr>
          <w:rFonts w:ascii="Times New Roman" w:hAnsi="Times New Roman" w:cs="Times New Roman"/>
        </w:rPr>
        <w:t>e</w:t>
      </w:r>
      <w:r w:rsidR="00325A38" w:rsidRPr="007C1DDE">
        <w:rPr>
          <w:rFonts w:ascii="Times New Roman" w:hAnsi="Times New Roman" w:cs="Times New Roman"/>
        </w:rPr>
        <w:t xml:space="preserve">se markers, 721 </w:t>
      </w:r>
      <w:r w:rsidR="00B849FB">
        <w:rPr>
          <w:rFonts w:ascii="Times New Roman" w:hAnsi="Times New Roman" w:cs="Times New Roman"/>
        </w:rPr>
        <w:t xml:space="preserve">markers </w:t>
      </w:r>
      <w:r w:rsidR="00325A38" w:rsidRPr="007C1DDE">
        <w:rPr>
          <w:rFonts w:ascii="Times New Roman" w:hAnsi="Times New Roman" w:cs="Times New Roman"/>
        </w:rPr>
        <w:t xml:space="preserve">(40%) are mapped on </w:t>
      </w:r>
      <w:proofErr w:type="gramStart"/>
      <w:r w:rsidR="00325A38" w:rsidRPr="007C1DDE">
        <w:rPr>
          <w:rFonts w:ascii="Times New Roman" w:hAnsi="Times New Roman" w:cs="Times New Roman"/>
        </w:rPr>
        <w:t>A</w:t>
      </w:r>
      <w:proofErr w:type="gramEnd"/>
      <w:r w:rsidR="00325A38" w:rsidRPr="007C1DDE">
        <w:rPr>
          <w:rFonts w:ascii="Times New Roman" w:hAnsi="Times New Roman" w:cs="Times New Roman"/>
        </w:rPr>
        <w:t xml:space="preserve"> genome, 648 </w:t>
      </w:r>
      <w:r w:rsidR="00B849FB">
        <w:rPr>
          <w:rFonts w:ascii="Times New Roman" w:hAnsi="Times New Roman" w:cs="Times New Roman"/>
        </w:rPr>
        <w:t>markers</w:t>
      </w:r>
      <w:r w:rsidR="00B849FB" w:rsidRPr="007C1DDE">
        <w:rPr>
          <w:rFonts w:ascii="Times New Roman" w:hAnsi="Times New Roman" w:cs="Times New Roman"/>
        </w:rPr>
        <w:t xml:space="preserve"> </w:t>
      </w:r>
      <w:r w:rsidR="00325A38" w:rsidRPr="007C1DDE">
        <w:rPr>
          <w:rFonts w:ascii="Times New Roman" w:hAnsi="Times New Roman" w:cs="Times New Roman"/>
        </w:rPr>
        <w:t xml:space="preserve">(35%) on B genome </w:t>
      </w:r>
      <w:r w:rsidR="00DB0C8C" w:rsidRPr="007C1DDE">
        <w:rPr>
          <w:rFonts w:ascii="Times New Roman" w:hAnsi="Times New Roman" w:cs="Times New Roman"/>
        </w:rPr>
        <w:t xml:space="preserve">and 455 </w:t>
      </w:r>
      <w:r w:rsidR="00B849FB">
        <w:rPr>
          <w:rFonts w:ascii="Times New Roman" w:hAnsi="Times New Roman" w:cs="Times New Roman"/>
        </w:rPr>
        <w:t>markers</w:t>
      </w:r>
      <w:r w:rsidR="00B849FB" w:rsidRPr="007C1DDE">
        <w:rPr>
          <w:rFonts w:ascii="Times New Roman" w:hAnsi="Times New Roman" w:cs="Times New Roman"/>
        </w:rPr>
        <w:t xml:space="preserve"> </w:t>
      </w:r>
      <w:r w:rsidR="00DB0C8C" w:rsidRPr="007C1DDE">
        <w:rPr>
          <w:rFonts w:ascii="Times New Roman" w:hAnsi="Times New Roman" w:cs="Times New Roman"/>
        </w:rPr>
        <w:t xml:space="preserve">(25%) on D genome (Fig. </w:t>
      </w:r>
      <w:r w:rsidR="00325A38" w:rsidRPr="007C1DDE">
        <w:rPr>
          <w:rFonts w:ascii="Times New Roman" w:hAnsi="Times New Roman" w:cs="Times New Roman"/>
        </w:rPr>
        <w:t>2). The density of markers varies among A, B and D genome significantly with 1.5 markers/</w:t>
      </w:r>
      <w:proofErr w:type="spellStart"/>
      <w:r w:rsidR="00325A38" w:rsidRPr="007C1DDE">
        <w:rPr>
          <w:rFonts w:ascii="Times New Roman" w:hAnsi="Times New Roman" w:cs="Times New Roman"/>
        </w:rPr>
        <w:t>cM</w:t>
      </w:r>
      <w:proofErr w:type="spellEnd"/>
      <w:r w:rsidR="00325A38" w:rsidRPr="007C1DDE">
        <w:rPr>
          <w:rFonts w:ascii="Times New Roman" w:hAnsi="Times New Roman" w:cs="Times New Roman"/>
        </w:rPr>
        <w:t>, 1.2 markers/</w:t>
      </w:r>
      <w:proofErr w:type="spellStart"/>
      <w:r w:rsidR="00325A38" w:rsidRPr="007C1DDE">
        <w:rPr>
          <w:rFonts w:ascii="Times New Roman" w:hAnsi="Times New Roman" w:cs="Times New Roman"/>
        </w:rPr>
        <w:t>cM</w:t>
      </w:r>
      <w:proofErr w:type="spellEnd"/>
      <w:r w:rsidR="00325A38" w:rsidRPr="007C1DDE">
        <w:rPr>
          <w:rFonts w:ascii="Times New Roman" w:hAnsi="Times New Roman" w:cs="Times New Roman"/>
        </w:rPr>
        <w:t xml:space="preserve"> and 0.8 markers/</w:t>
      </w:r>
      <w:proofErr w:type="spellStart"/>
      <w:r w:rsidR="00325A38" w:rsidRPr="007C1DDE">
        <w:rPr>
          <w:rFonts w:ascii="Times New Roman" w:hAnsi="Times New Roman" w:cs="Times New Roman"/>
        </w:rPr>
        <w:t>cM</w:t>
      </w:r>
      <w:proofErr w:type="spellEnd"/>
      <w:r w:rsidR="00325A38" w:rsidRPr="007C1DDE">
        <w:rPr>
          <w:rFonts w:ascii="Times New Roman" w:hAnsi="Times New Roman" w:cs="Times New Roman"/>
        </w:rPr>
        <w:t xml:space="preserve"> respectively. D genome has the least number of markers comparing with the other genomes. There are only two markers on 4D chromosome, which is the shortest one in genetic distance based on this mapping population.</w:t>
      </w:r>
    </w:p>
    <w:p w14:paraId="05515124" w14:textId="77777777" w:rsidR="00325A38" w:rsidRPr="007C1DDE" w:rsidRDefault="00325A38"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QTL analyses </w:t>
      </w:r>
    </w:p>
    <w:p w14:paraId="5BC1D7D8" w14:textId="26FC9251" w:rsidR="00325A38" w:rsidRPr="007C1DDE" w:rsidRDefault="00325A38"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 xml:space="preserve">A major QTL for PHS resistance was mapped on chromosome 3AS in all of the three environments with phenotypic variance explained (PVE) from 20% to 44% (Fig. </w:t>
      </w:r>
      <w:r w:rsidR="008E586F" w:rsidRPr="007C1DDE">
        <w:rPr>
          <w:rFonts w:ascii="Times New Roman" w:hAnsi="Times New Roman" w:cs="Times New Roman"/>
        </w:rPr>
        <w:t>3</w:t>
      </w:r>
      <w:r w:rsidRPr="007C1DDE">
        <w:rPr>
          <w:rFonts w:ascii="Times New Roman" w:hAnsi="Times New Roman" w:cs="Times New Roman"/>
        </w:rPr>
        <w:t xml:space="preserve">). </w:t>
      </w:r>
      <w:r w:rsidR="008E586F" w:rsidRPr="007C1DDE">
        <w:rPr>
          <w:rFonts w:ascii="Times New Roman" w:hAnsi="Times New Roman" w:cs="Times New Roman"/>
        </w:rPr>
        <w:t xml:space="preserve">  Other than</w:t>
      </w:r>
      <w:r w:rsidRPr="007C1DDE">
        <w:rPr>
          <w:rFonts w:ascii="Times New Roman" w:hAnsi="Times New Roman" w:cs="Times New Roman"/>
        </w:rPr>
        <w:t xml:space="preserve"> the major QTL </w:t>
      </w:r>
      <w:r w:rsidR="008E586F" w:rsidRPr="007C1DDE">
        <w:rPr>
          <w:rFonts w:ascii="Times New Roman" w:hAnsi="Times New Roman" w:cs="Times New Roman"/>
        </w:rPr>
        <w:t xml:space="preserve">detected </w:t>
      </w:r>
      <w:r w:rsidRPr="007C1DDE">
        <w:rPr>
          <w:rFonts w:ascii="Times New Roman" w:hAnsi="Times New Roman" w:cs="Times New Roman"/>
        </w:rPr>
        <w:t>on 3A</w:t>
      </w:r>
      <w:r w:rsidR="008E586F" w:rsidRPr="007C1DDE">
        <w:rPr>
          <w:rFonts w:ascii="Times New Roman" w:hAnsi="Times New Roman" w:cs="Times New Roman"/>
        </w:rPr>
        <w:t>S</w:t>
      </w:r>
      <w:r w:rsidRPr="007C1DDE">
        <w:rPr>
          <w:rFonts w:ascii="Times New Roman" w:hAnsi="Times New Roman" w:cs="Times New Roman"/>
        </w:rPr>
        <w:t xml:space="preserve"> chromosome (Qphs-3A</w:t>
      </w:r>
      <w:r w:rsidR="008E586F" w:rsidRPr="007C1DDE">
        <w:rPr>
          <w:rFonts w:ascii="Times New Roman" w:hAnsi="Times New Roman" w:cs="Times New Roman"/>
        </w:rPr>
        <w:t>S</w:t>
      </w:r>
      <w:r w:rsidRPr="007C1DDE">
        <w:rPr>
          <w:rFonts w:ascii="Times New Roman" w:hAnsi="Times New Roman" w:cs="Times New Roman"/>
        </w:rPr>
        <w:t xml:space="preserve">), </w:t>
      </w:r>
      <w:r w:rsidR="00B849FB">
        <w:rPr>
          <w:rFonts w:ascii="Times New Roman" w:hAnsi="Times New Roman" w:cs="Times New Roman"/>
        </w:rPr>
        <w:t xml:space="preserve">several </w:t>
      </w:r>
      <w:r w:rsidRPr="007C1DDE">
        <w:rPr>
          <w:rFonts w:ascii="Times New Roman" w:hAnsi="Times New Roman" w:cs="Times New Roman"/>
        </w:rPr>
        <w:t xml:space="preserve">minor QTL were also detected on chromosomes 2AS, 3B, 4AL, 5A and 6DS with PVE from 3% to 13% in different environments (Table 1). The QTL on 3B and 5A chromosomes were repeatedly detected in </w:t>
      </w:r>
      <w:r w:rsidR="008E586F" w:rsidRPr="007C1DDE">
        <w:rPr>
          <w:rFonts w:ascii="Times New Roman" w:hAnsi="Times New Roman" w:cs="Times New Roman"/>
        </w:rPr>
        <w:t xml:space="preserve">at least </w:t>
      </w:r>
      <w:r w:rsidRPr="007C1DDE">
        <w:rPr>
          <w:rFonts w:ascii="Times New Roman" w:hAnsi="Times New Roman" w:cs="Times New Roman"/>
        </w:rPr>
        <w:t xml:space="preserve">two different environments. </w:t>
      </w:r>
    </w:p>
    <w:p w14:paraId="7D4DA408" w14:textId="031FAF25" w:rsidR="00325A38" w:rsidRPr="007C1DDE" w:rsidDel="0017274C" w:rsidRDefault="00883A60" w:rsidP="006814D8">
      <w:pPr>
        <w:tabs>
          <w:tab w:val="left" w:pos="2835"/>
          <w:tab w:val="left" w:pos="2977"/>
          <w:tab w:val="left" w:pos="3402"/>
        </w:tabs>
        <w:ind w:rightChars="345" w:right="828" w:hanging="1"/>
        <w:contextualSpacing/>
        <w:rPr>
          <w:del w:id="57" w:author="Mycorn Shao" w:date="2016-10-12T17:29:00Z"/>
          <w:rFonts w:ascii="Times New Roman" w:hAnsi="Times New Roman" w:cs="Times New Roman"/>
          <w:b/>
        </w:rPr>
      </w:pPr>
      <w:del w:id="58" w:author="Mycorn Shao" w:date="2016-10-12T17:29:00Z">
        <w:r w:rsidRPr="007C1DDE" w:rsidDel="0017274C">
          <w:rPr>
            <w:rFonts w:ascii="Times New Roman" w:hAnsi="Times New Roman" w:cs="Times New Roman"/>
            <w:b/>
          </w:rPr>
          <w:delText xml:space="preserve">Major </w:delText>
        </w:r>
        <w:r w:rsidR="00491280" w:rsidRPr="007C1DDE" w:rsidDel="0017274C">
          <w:rPr>
            <w:rFonts w:ascii="Times New Roman" w:hAnsi="Times New Roman" w:cs="Times New Roman"/>
            <w:b/>
          </w:rPr>
          <w:delText xml:space="preserve">QTL </w:delText>
        </w:r>
        <w:r w:rsidR="00325A38" w:rsidRPr="007C1DDE" w:rsidDel="0017274C">
          <w:rPr>
            <w:rFonts w:ascii="Times New Roman" w:hAnsi="Times New Roman" w:cs="Times New Roman"/>
            <w:b/>
          </w:rPr>
          <w:delText xml:space="preserve">validation </w:delText>
        </w:r>
        <w:r w:rsidRPr="007C1DDE" w:rsidDel="0017274C">
          <w:rPr>
            <w:rFonts w:ascii="Times New Roman" w:hAnsi="Times New Roman" w:cs="Times New Roman"/>
            <w:b/>
          </w:rPr>
          <w:delText xml:space="preserve">by </w:delText>
        </w:r>
        <w:r w:rsidR="00325A38" w:rsidRPr="007C1DDE" w:rsidDel="0017274C">
          <w:rPr>
            <w:rFonts w:ascii="Times New Roman" w:hAnsi="Times New Roman" w:cs="Times New Roman"/>
            <w:b/>
          </w:rPr>
          <w:delText>the second set of DH lines</w:delText>
        </w:r>
        <w:r w:rsidRPr="007C1DDE" w:rsidDel="0017274C">
          <w:rPr>
            <w:rFonts w:ascii="Times New Roman" w:hAnsi="Times New Roman" w:cs="Times New Roman"/>
            <w:b/>
          </w:rPr>
          <w:delText xml:space="preserve"> </w:delText>
        </w:r>
        <w:r w:rsidR="00491280" w:rsidRPr="007C1DDE" w:rsidDel="0017274C">
          <w:rPr>
            <w:rFonts w:ascii="Times New Roman" w:hAnsi="Times New Roman" w:cs="Times New Roman"/>
            <w:b/>
          </w:rPr>
          <w:delText xml:space="preserve">derived from the same cross </w:delText>
        </w:r>
      </w:del>
    </w:p>
    <w:p w14:paraId="75AA1E8D" w14:textId="742E0AD9" w:rsidR="00052AB1" w:rsidRPr="007C1DDE" w:rsidDel="0017274C" w:rsidRDefault="00883A60" w:rsidP="006814D8">
      <w:pPr>
        <w:tabs>
          <w:tab w:val="left" w:pos="2835"/>
          <w:tab w:val="left" w:pos="2977"/>
          <w:tab w:val="left" w:pos="3402"/>
        </w:tabs>
        <w:autoSpaceDE w:val="0"/>
        <w:autoSpaceDN w:val="0"/>
        <w:adjustRightInd w:val="0"/>
        <w:ind w:rightChars="345" w:right="828" w:hanging="1"/>
        <w:contextualSpacing/>
        <w:rPr>
          <w:del w:id="59" w:author="Mycorn Shao" w:date="2016-10-12T17:29:00Z"/>
          <w:rFonts w:ascii="Times New Roman" w:hAnsi="Times New Roman" w:cs="Times New Roman"/>
        </w:rPr>
      </w:pPr>
      <w:del w:id="60" w:author="Mycorn Shao" w:date="2016-10-12T17:29:00Z">
        <w:r w:rsidRPr="007C1DDE" w:rsidDel="0017274C">
          <w:rPr>
            <w:rFonts w:ascii="Times New Roman" w:hAnsi="Times New Roman" w:cs="Times New Roman"/>
          </w:rPr>
          <w:delText xml:space="preserve">The QTLs detected in the DH population were validated in the second set of 242 DH lines derived from the same cross between Danby and Tiger by QTL mapping after the second set of DH lines were genotyped by GBS based SNP markers and evaluated for the germination index. The second set of DH lines and breeding lines developed in the Research Center-Hays of Kansas State University from </w:delText>
        </w:r>
        <w:commentRangeStart w:id="61"/>
        <w:commentRangeStart w:id="62"/>
        <w:r w:rsidRPr="007C1DDE" w:rsidDel="0017274C">
          <w:rPr>
            <w:rFonts w:ascii="Times New Roman" w:hAnsi="Times New Roman" w:cs="Times New Roman"/>
          </w:rPr>
          <w:delText xml:space="preserve">1999 to 2013 </w:delText>
        </w:r>
        <w:commentRangeEnd w:id="61"/>
        <w:r w:rsidR="00F76290" w:rsidDel="0017274C">
          <w:rPr>
            <w:rStyle w:val="ab"/>
          </w:rPr>
          <w:commentReference w:id="61"/>
        </w:r>
        <w:commentRangeEnd w:id="62"/>
        <w:r w:rsidR="00FB0252" w:rsidDel="0017274C">
          <w:rPr>
            <w:rStyle w:val="ab"/>
          </w:rPr>
          <w:commentReference w:id="62"/>
        </w:r>
        <w:r w:rsidRPr="007C1DDE" w:rsidDel="0017274C">
          <w:rPr>
            <w:rFonts w:ascii="Times New Roman" w:hAnsi="Times New Roman" w:cs="Times New Roman"/>
          </w:rPr>
          <w:delText>were grown in field and</w:delText>
        </w:r>
        <w:r w:rsidR="00B849FB" w:rsidDel="0017274C">
          <w:rPr>
            <w:rFonts w:ascii="Times New Roman" w:hAnsi="Times New Roman" w:cs="Times New Roman"/>
          </w:rPr>
          <w:delText xml:space="preserve"> evaluated by germination index.</w:delText>
        </w:r>
      </w:del>
    </w:p>
    <w:p w14:paraId="1A63076D" w14:textId="46E67D77" w:rsidR="00052AB1" w:rsidDel="0017274C" w:rsidRDefault="008550B9" w:rsidP="006814D8">
      <w:pPr>
        <w:tabs>
          <w:tab w:val="left" w:pos="2835"/>
          <w:tab w:val="left" w:pos="2977"/>
          <w:tab w:val="left" w:pos="3402"/>
        </w:tabs>
        <w:autoSpaceDE w:val="0"/>
        <w:autoSpaceDN w:val="0"/>
        <w:adjustRightInd w:val="0"/>
        <w:ind w:rightChars="345" w:right="828" w:hanging="1"/>
        <w:contextualSpacing/>
        <w:rPr>
          <w:del w:id="63" w:author="Mycorn Shao" w:date="2016-10-12T17:29:00Z"/>
          <w:rFonts w:ascii="Times New Roman" w:hAnsi="Times New Roman" w:cs="Times New Roman"/>
        </w:rPr>
      </w:pPr>
      <w:del w:id="64" w:author="Mycorn Shao" w:date="2016-10-12T17:29:00Z">
        <w:r w:rsidRPr="007C1DDE" w:rsidDel="0017274C">
          <w:rPr>
            <w:rFonts w:ascii="Times New Roman" w:hAnsi="Times New Roman" w:cs="Times New Roman"/>
          </w:rPr>
          <w:delText xml:space="preserve">Germination index were used to screen QTL in the second set of DH lines. The major QTL on 3AS </w:delText>
        </w:r>
        <w:r w:rsidR="00F76290" w:rsidDel="0017274C">
          <w:rPr>
            <w:rFonts w:ascii="Times New Roman" w:hAnsi="Times New Roman" w:cs="Times New Roman"/>
          </w:rPr>
          <w:delText xml:space="preserve">was still identified </w:delText>
        </w:r>
        <w:r w:rsidRPr="007C1DDE" w:rsidDel="0017274C">
          <w:rPr>
            <w:rFonts w:ascii="Times New Roman" w:hAnsi="Times New Roman" w:cs="Times New Roman"/>
          </w:rPr>
          <w:delText>(Table 2 and Figure 4). There are also several minor QTL detected on chromosomes 2AS, 5D and 7AL with PVE at 2.9%, 3.2% and 3.1% respectively (Table 2).</w:delText>
        </w:r>
      </w:del>
    </w:p>
    <w:p w14:paraId="4486B63B" w14:textId="6420B258" w:rsidR="00325A38" w:rsidRPr="007C1DDE" w:rsidRDefault="00325A38"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b/>
          <w:i/>
        </w:rPr>
      </w:pPr>
      <w:r w:rsidRPr="007C1DDE">
        <w:rPr>
          <w:rFonts w:ascii="Times New Roman" w:hAnsi="Times New Roman" w:cs="Times New Roman"/>
          <w:b/>
        </w:rPr>
        <w:t>Co-localization of Qphs-3A</w:t>
      </w:r>
      <w:r w:rsidR="003D601E" w:rsidRPr="007C1DDE">
        <w:rPr>
          <w:rFonts w:ascii="Times New Roman" w:hAnsi="Times New Roman" w:cs="Times New Roman"/>
          <w:b/>
        </w:rPr>
        <w:t>S</w:t>
      </w:r>
      <w:r w:rsidRPr="007C1DDE">
        <w:rPr>
          <w:rFonts w:ascii="Times New Roman" w:hAnsi="Times New Roman" w:cs="Times New Roman"/>
          <w:b/>
        </w:rPr>
        <w:t xml:space="preserve"> and </w:t>
      </w:r>
      <w:r w:rsidR="003D601E" w:rsidRPr="007C1DDE">
        <w:rPr>
          <w:rFonts w:ascii="Times New Roman" w:hAnsi="Times New Roman" w:cs="Times New Roman"/>
          <w:b/>
        </w:rPr>
        <w:t xml:space="preserve">the reported </w:t>
      </w:r>
      <w:r w:rsidRPr="007C1DDE">
        <w:rPr>
          <w:rFonts w:ascii="Times New Roman" w:hAnsi="Times New Roman" w:cs="Times New Roman"/>
          <w:b/>
        </w:rPr>
        <w:t xml:space="preserve">PHS resistant gene </w:t>
      </w:r>
      <w:r w:rsidRPr="007C1DDE">
        <w:rPr>
          <w:rFonts w:ascii="Times New Roman" w:hAnsi="Times New Roman" w:cs="Times New Roman"/>
          <w:b/>
          <w:i/>
        </w:rPr>
        <w:t>TaPHS1</w:t>
      </w:r>
    </w:p>
    <w:p w14:paraId="368AD1C4" w14:textId="4F545E72" w:rsidR="00FD05AB" w:rsidRPr="007C1DDE" w:rsidRDefault="00325A38" w:rsidP="006814D8">
      <w:pPr>
        <w:tabs>
          <w:tab w:val="left" w:pos="2835"/>
          <w:tab w:val="left" w:pos="2977"/>
          <w:tab w:val="left" w:pos="3402"/>
        </w:tabs>
        <w:ind w:rightChars="345" w:right="828" w:hanging="1"/>
        <w:contextualSpacing/>
        <w:rPr>
          <w:rFonts w:ascii="Times New Roman" w:hAnsi="Times New Roman" w:cs="Times New Roman"/>
          <w:i/>
        </w:rPr>
      </w:pPr>
      <w:r w:rsidRPr="007C1DDE">
        <w:rPr>
          <w:rFonts w:ascii="Times New Roman" w:hAnsi="Times New Roman" w:cs="Times New Roman"/>
        </w:rPr>
        <w:t xml:space="preserve">In order to </w:t>
      </w:r>
      <w:r w:rsidR="001D264F">
        <w:rPr>
          <w:rFonts w:ascii="Times New Roman" w:hAnsi="Times New Roman" w:cs="Times New Roman" w:hint="eastAsia"/>
        </w:rPr>
        <w:t>conform</w:t>
      </w:r>
      <w:r w:rsidR="001D264F" w:rsidRPr="007C1DDE">
        <w:rPr>
          <w:rFonts w:ascii="Times New Roman" w:hAnsi="Times New Roman" w:cs="Times New Roman"/>
        </w:rPr>
        <w:t xml:space="preserve"> </w:t>
      </w:r>
      <w:r w:rsidRPr="007C1DDE">
        <w:rPr>
          <w:rFonts w:ascii="Times New Roman" w:hAnsi="Times New Roman" w:cs="Times New Roman"/>
        </w:rPr>
        <w:t xml:space="preserve">the </w:t>
      </w:r>
      <w:r w:rsidR="001D264F">
        <w:rPr>
          <w:rFonts w:ascii="Times New Roman" w:hAnsi="Times New Roman" w:cs="Times New Roman" w:hint="eastAsia"/>
        </w:rPr>
        <w:t>co-</w:t>
      </w:r>
      <w:r w:rsidRPr="007C1DDE">
        <w:rPr>
          <w:rFonts w:ascii="Times New Roman" w:hAnsi="Times New Roman" w:cs="Times New Roman"/>
        </w:rPr>
        <w:t xml:space="preserve">location of the </w:t>
      </w:r>
      <w:r w:rsidR="001D264F">
        <w:rPr>
          <w:rFonts w:ascii="Times New Roman" w:hAnsi="Times New Roman" w:cs="Times New Roman" w:hint="eastAsia"/>
        </w:rPr>
        <w:t xml:space="preserve">major QTL mapped in this </w:t>
      </w:r>
      <w:r w:rsidR="001D264F">
        <w:rPr>
          <w:rFonts w:ascii="Times New Roman" w:hAnsi="Times New Roman" w:cs="Times New Roman"/>
        </w:rPr>
        <w:t>research</w:t>
      </w:r>
      <w:r w:rsidR="001D264F">
        <w:rPr>
          <w:rFonts w:ascii="Times New Roman" w:hAnsi="Times New Roman" w:cs="Times New Roman" w:hint="eastAsia"/>
        </w:rPr>
        <w:t xml:space="preserve"> and the reported PHS casual gene </w:t>
      </w:r>
      <w:r w:rsidRPr="00B849FB">
        <w:rPr>
          <w:rFonts w:ascii="Times New Roman" w:hAnsi="Times New Roman" w:cs="Times New Roman"/>
          <w:i/>
        </w:rPr>
        <w:t>TaPHS1</w:t>
      </w:r>
      <w:r w:rsidRPr="007C1DDE">
        <w:rPr>
          <w:rFonts w:ascii="Times New Roman" w:hAnsi="Times New Roman" w:cs="Times New Roman"/>
        </w:rPr>
        <w:t xml:space="preserve">, three KASP markers were designed based on the reported </w:t>
      </w:r>
      <w:r w:rsidR="00F76290">
        <w:rPr>
          <w:rFonts w:ascii="Times New Roman" w:hAnsi="Times New Roman" w:cs="Times New Roman"/>
        </w:rPr>
        <w:t>causal</w:t>
      </w:r>
      <w:r w:rsidR="00F76290" w:rsidRPr="007C1DDE">
        <w:rPr>
          <w:rFonts w:ascii="Times New Roman" w:hAnsi="Times New Roman" w:cs="Times New Roman"/>
        </w:rPr>
        <w:t xml:space="preserve"> </w:t>
      </w:r>
      <w:r w:rsidRPr="007C1DDE">
        <w:rPr>
          <w:rFonts w:ascii="Times New Roman" w:hAnsi="Times New Roman" w:cs="Times New Roman"/>
        </w:rPr>
        <w:t xml:space="preserve">SNPs of gene </w:t>
      </w:r>
      <w:r w:rsidRPr="007C1DDE">
        <w:rPr>
          <w:rFonts w:ascii="Times New Roman" w:hAnsi="Times New Roman" w:cs="Times New Roman"/>
          <w:i/>
        </w:rPr>
        <w:t>MFT-3A/TaPHS1</w:t>
      </w:r>
      <w:r w:rsidRPr="007C1DDE">
        <w:rPr>
          <w:rFonts w:ascii="Times New Roman" w:hAnsi="Times New Roman" w:cs="Times New Roman"/>
        </w:rPr>
        <w:t xml:space="preserve"> (Nakamura et al. 2011 and Liu et al. 2013).  Only </w:t>
      </w:r>
      <w:r w:rsidR="00FD05AB" w:rsidRPr="007C1DDE">
        <w:rPr>
          <w:rFonts w:ascii="Times New Roman" w:hAnsi="Times New Roman" w:cs="Times New Roman"/>
        </w:rPr>
        <w:t>the</w:t>
      </w:r>
      <w:r w:rsidRPr="007C1DDE">
        <w:rPr>
          <w:rFonts w:ascii="Times New Roman" w:hAnsi="Times New Roman" w:cs="Times New Roman"/>
        </w:rPr>
        <w:t xml:space="preserve"> KASP marker (KASP_MFT) designed based on the reported causal SNP</w:t>
      </w:r>
      <w:r w:rsidR="00C53FB4" w:rsidRPr="007C1DDE">
        <w:rPr>
          <w:rFonts w:ascii="Times New Roman" w:hAnsi="Times New Roman" w:cs="Times New Roman"/>
        </w:rPr>
        <w:t>-222</w:t>
      </w:r>
      <w:r w:rsidRPr="007C1DDE">
        <w:rPr>
          <w:rFonts w:ascii="Times New Roman" w:hAnsi="Times New Roman" w:cs="Times New Roman"/>
        </w:rPr>
        <w:t xml:space="preserve"> in the promoter region showed polymorphisms between the two parents</w:t>
      </w:r>
      <w:r w:rsidR="00A26F45">
        <w:rPr>
          <w:rFonts w:ascii="Times New Roman" w:hAnsi="Times New Roman" w:cs="Times New Roman"/>
        </w:rPr>
        <w:t>,</w:t>
      </w:r>
      <w:r w:rsidRPr="007C1DDE">
        <w:rPr>
          <w:rFonts w:ascii="Times New Roman" w:hAnsi="Times New Roman" w:cs="Times New Roman"/>
        </w:rPr>
        <w:t xml:space="preserve"> and no polymorphism was detected in the other two SNP sites (SNP</w:t>
      </w:r>
      <w:r w:rsidR="00C34144">
        <w:rPr>
          <w:rFonts w:ascii="Times New Roman" w:hAnsi="Times New Roman" w:cs="Times New Roman"/>
        </w:rPr>
        <w:t>+1587</w:t>
      </w:r>
      <w:r w:rsidRPr="007C1DDE">
        <w:rPr>
          <w:rFonts w:ascii="Times New Roman" w:hAnsi="Times New Roman" w:cs="Times New Roman"/>
        </w:rPr>
        <w:t xml:space="preserve"> and SNP</w:t>
      </w:r>
      <w:r w:rsidR="00C34144">
        <w:rPr>
          <w:rFonts w:ascii="Times New Roman" w:hAnsi="Times New Roman" w:cs="Times New Roman"/>
        </w:rPr>
        <w:t>+1607</w:t>
      </w:r>
      <w:r w:rsidRPr="007C1DDE">
        <w:rPr>
          <w:rFonts w:ascii="Times New Roman" w:hAnsi="Times New Roman" w:cs="Times New Roman"/>
        </w:rPr>
        <w:t xml:space="preserve">) in the coding region of </w:t>
      </w:r>
      <w:r w:rsidR="00A26F45">
        <w:rPr>
          <w:rFonts w:ascii="Times New Roman" w:hAnsi="Times New Roman" w:cs="Times New Roman"/>
        </w:rPr>
        <w:t>the same</w:t>
      </w:r>
      <w:r w:rsidRPr="007C1DDE">
        <w:rPr>
          <w:rFonts w:ascii="Times New Roman" w:hAnsi="Times New Roman" w:cs="Times New Roman"/>
        </w:rPr>
        <w:t xml:space="preserve"> gene. This polymorphic gene specific SNP marker </w:t>
      </w:r>
      <w:r w:rsidR="00C53FB4" w:rsidRPr="007C1DDE">
        <w:rPr>
          <w:rFonts w:ascii="Times New Roman" w:hAnsi="Times New Roman" w:cs="Times New Roman"/>
        </w:rPr>
        <w:t xml:space="preserve">KASP_MFT </w:t>
      </w:r>
      <w:r w:rsidRPr="007C1DDE">
        <w:rPr>
          <w:rFonts w:ascii="Times New Roman" w:hAnsi="Times New Roman" w:cs="Times New Roman"/>
        </w:rPr>
        <w:t>was mapped under the peak of the Qphs-3A</w:t>
      </w:r>
      <w:r w:rsidR="00C53FB4" w:rsidRPr="007C1DDE">
        <w:rPr>
          <w:rFonts w:ascii="Times New Roman" w:hAnsi="Times New Roman" w:cs="Times New Roman"/>
        </w:rPr>
        <w:t>S</w:t>
      </w:r>
      <w:r w:rsidRPr="007C1DDE">
        <w:rPr>
          <w:rFonts w:ascii="Times New Roman" w:hAnsi="Times New Roman" w:cs="Times New Roman"/>
        </w:rPr>
        <w:t xml:space="preserve"> on </w:t>
      </w:r>
      <w:r w:rsidR="00C53FB4" w:rsidRPr="007C1DDE">
        <w:rPr>
          <w:rFonts w:ascii="Times New Roman" w:hAnsi="Times New Roman" w:cs="Times New Roman"/>
        </w:rPr>
        <w:t>chromosome 3AS</w:t>
      </w:r>
      <w:r w:rsidRPr="007C1DDE">
        <w:rPr>
          <w:rFonts w:ascii="Times New Roman" w:hAnsi="Times New Roman" w:cs="Times New Roman"/>
        </w:rPr>
        <w:t xml:space="preserve"> and explained the greatest phenotypic variation among all the markers within the Qphs-3A</w:t>
      </w:r>
      <w:r w:rsidR="00C53FB4" w:rsidRPr="007C1DDE">
        <w:rPr>
          <w:rFonts w:ascii="Times New Roman" w:hAnsi="Times New Roman" w:cs="Times New Roman"/>
        </w:rPr>
        <w:t>S</w:t>
      </w:r>
      <w:r w:rsidRPr="007C1DDE">
        <w:rPr>
          <w:rFonts w:ascii="Times New Roman" w:hAnsi="Times New Roman" w:cs="Times New Roman"/>
        </w:rPr>
        <w:t xml:space="preserve"> QTL region (Figure 1a). </w:t>
      </w:r>
      <w:r w:rsidR="00FD05AB" w:rsidRPr="007C1DDE">
        <w:rPr>
          <w:rFonts w:ascii="Times New Roman" w:hAnsi="Times New Roman" w:cs="Times New Roman"/>
        </w:rPr>
        <w:t xml:space="preserve">The co-localization of the major QTL and the reported casual SNP mutation in </w:t>
      </w:r>
      <w:r w:rsidR="000D4105" w:rsidRPr="007C1DDE">
        <w:rPr>
          <w:rFonts w:ascii="Times New Roman" w:hAnsi="Times New Roman" w:cs="Times New Roman"/>
        </w:rPr>
        <w:t xml:space="preserve">the promoter of </w:t>
      </w:r>
      <w:r w:rsidR="00FD05AB" w:rsidRPr="007C1DDE">
        <w:rPr>
          <w:rFonts w:ascii="Times New Roman" w:hAnsi="Times New Roman" w:cs="Times New Roman"/>
        </w:rPr>
        <w:t xml:space="preserve">gene </w:t>
      </w:r>
      <w:r w:rsidR="00FD05AB" w:rsidRPr="007C1DDE">
        <w:rPr>
          <w:rFonts w:ascii="Times New Roman" w:hAnsi="Times New Roman" w:cs="Times New Roman"/>
          <w:i/>
        </w:rPr>
        <w:t xml:space="preserve">MFT-3A </w:t>
      </w:r>
      <w:r w:rsidR="00E77A37">
        <w:rPr>
          <w:rFonts w:ascii="Times New Roman" w:hAnsi="Times New Roman" w:cs="Times New Roman"/>
        </w:rPr>
        <w:t xml:space="preserve">confirmed that our major QTL is the </w:t>
      </w:r>
      <w:r w:rsidR="00E77A37" w:rsidRPr="00E77A37">
        <w:rPr>
          <w:rFonts w:ascii="Times New Roman" w:hAnsi="Times New Roman" w:cs="Times New Roman"/>
        </w:rPr>
        <w:t xml:space="preserve">gene </w:t>
      </w:r>
      <w:r w:rsidR="00E77A37" w:rsidRPr="00E77A37">
        <w:rPr>
          <w:rFonts w:ascii="Times New Roman" w:hAnsi="Times New Roman" w:cs="Times New Roman"/>
          <w:i/>
        </w:rPr>
        <w:t>MFT-3A/TaPHS1</w:t>
      </w:r>
      <w:r w:rsidR="000D4105" w:rsidRPr="00E77A37">
        <w:rPr>
          <w:rFonts w:ascii="Times New Roman" w:hAnsi="Times New Roman" w:cs="Times New Roman"/>
        </w:rPr>
        <w:t>.</w:t>
      </w:r>
      <w:r w:rsidR="000D4105" w:rsidRPr="007C1DDE">
        <w:rPr>
          <w:rFonts w:ascii="Times New Roman" w:hAnsi="Times New Roman" w:cs="Times New Roman"/>
        </w:rPr>
        <w:t xml:space="preserve"> </w:t>
      </w:r>
      <w:r w:rsidR="000D4105" w:rsidRPr="007C1DDE">
        <w:rPr>
          <w:rFonts w:ascii="Times New Roman" w:hAnsi="Times New Roman" w:cs="Times New Roman"/>
          <w:i/>
        </w:rPr>
        <w:t xml:space="preserve">  </w:t>
      </w:r>
      <w:r w:rsidR="00FD05AB" w:rsidRPr="007C1DDE">
        <w:rPr>
          <w:rFonts w:ascii="Times New Roman" w:hAnsi="Times New Roman" w:cs="Times New Roman"/>
          <w:i/>
        </w:rPr>
        <w:t xml:space="preserve"> </w:t>
      </w:r>
    </w:p>
    <w:p w14:paraId="0829D938" w14:textId="3331EA54" w:rsidR="00C53FB4" w:rsidRPr="007C1DDE" w:rsidRDefault="00FD05AB"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 xml:space="preserve"> </w:t>
      </w:r>
    </w:p>
    <w:p w14:paraId="38A0683D" w14:textId="72B82609" w:rsidR="00325A38" w:rsidRPr="007C1DDE" w:rsidRDefault="00325A38"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New allelic variation in gene </w:t>
      </w:r>
      <w:r w:rsidR="000D4105" w:rsidRPr="007C1DDE">
        <w:rPr>
          <w:rFonts w:ascii="Times New Roman" w:hAnsi="Times New Roman" w:cs="Times New Roman"/>
          <w:b/>
          <w:i/>
        </w:rPr>
        <w:t>MFT-3A/TaPHS1</w:t>
      </w:r>
      <w:r w:rsidRPr="007C1DDE">
        <w:rPr>
          <w:rFonts w:ascii="Times New Roman" w:hAnsi="Times New Roman" w:cs="Times New Roman"/>
          <w:b/>
        </w:rPr>
        <w:t xml:space="preserve"> and association </w:t>
      </w:r>
      <w:r w:rsidR="008E7983" w:rsidRPr="007C1DDE">
        <w:rPr>
          <w:rFonts w:ascii="Times New Roman" w:hAnsi="Times New Roman" w:cs="Times New Roman"/>
          <w:b/>
        </w:rPr>
        <w:t>compar</w:t>
      </w:r>
      <w:r w:rsidR="008E7983">
        <w:rPr>
          <w:rFonts w:ascii="Times New Roman" w:hAnsi="Times New Roman" w:cs="Times New Roman"/>
          <w:b/>
        </w:rPr>
        <w:t>is</w:t>
      </w:r>
      <w:r w:rsidR="008E7983" w:rsidRPr="007C1DDE">
        <w:rPr>
          <w:rFonts w:ascii="Times New Roman" w:hAnsi="Times New Roman" w:cs="Times New Roman"/>
          <w:b/>
        </w:rPr>
        <w:t xml:space="preserve">on </w:t>
      </w:r>
      <w:r w:rsidRPr="007C1DDE">
        <w:rPr>
          <w:rFonts w:ascii="Times New Roman" w:hAnsi="Times New Roman" w:cs="Times New Roman"/>
          <w:b/>
        </w:rPr>
        <w:t xml:space="preserve">with reported </w:t>
      </w:r>
      <w:r w:rsidR="00E77A37">
        <w:rPr>
          <w:rFonts w:ascii="Times New Roman" w:hAnsi="Times New Roman" w:cs="Times New Roman"/>
          <w:b/>
        </w:rPr>
        <w:t>causal</w:t>
      </w:r>
      <w:r w:rsidR="00E77A37" w:rsidRPr="007C1DDE">
        <w:rPr>
          <w:rFonts w:ascii="Times New Roman" w:hAnsi="Times New Roman" w:cs="Times New Roman"/>
          <w:b/>
        </w:rPr>
        <w:t xml:space="preserve"> </w:t>
      </w:r>
      <w:r w:rsidRPr="007C1DDE">
        <w:rPr>
          <w:rFonts w:ascii="Times New Roman" w:hAnsi="Times New Roman" w:cs="Times New Roman"/>
          <w:b/>
        </w:rPr>
        <w:t xml:space="preserve">variations </w:t>
      </w:r>
    </w:p>
    <w:p w14:paraId="635B0121" w14:textId="14AA495F" w:rsidR="000704FE" w:rsidRPr="007C1DDE" w:rsidRDefault="00C53FB4"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rPr>
      </w:pPr>
      <w:r w:rsidRPr="007C1DDE">
        <w:rPr>
          <w:rFonts w:ascii="Times New Roman" w:hAnsi="Times New Roman" w:cs="Times New Roman"/>
        </w:rPr>
        <w:t xml:space="preserve">The gene sequences of </w:t>
      </w:r>
      <w:r w:rsidR="000D4105" w:rsidRPr="007C1DDE">
        <w:rPr>
          <w:rFonts w:ascii="Times New Roman" w:hAnsi="Times New Roman" w:cs="Times New Roman"/>
          <w:i/>
        </w:rPr>
        <w:t>MFT-3A/TaPHS1</w:t>
      </w:r>
      <w:r w:rsidRPr="007C1DDE">
        <w:rPr>
          <w:rFonts w:ascii="Times New Roman" w:hAnsi="Times New Roman" w:cs="Times New Roman"/>
        </w:rPr>
        <w:t xml:space="preserve"> from Danby and Tiger were </w:t>
      </w:r>
      <w:r w:rsidR="000F6A46" w:rsidRPr="007C1DDE">
        <w:rPr>
          <w:rFonts w:ascii="Times New Roman" w:hAnsi="Times New Roman" w:cs="Times New Roman"/>
        </w:rPr>
        <w:t xml:space="preserve">investigated and </w:t>
      </w:r>
      <w:r w:rsidRPr="007C1DDE">
        <w:rPr>
          <w:rFonts w:ascii="Times New Roman" w:hAnsi="Times New Roman" w:cs="Times New Roman"/>
        </w:rPr>
        <w:t>compared</w:t>
      </w:r>
      <w:r w:rsidR="000D4105" w:rsidRPr="007C1DDE">
        <w:rPr>
          <w:rFonts w:ascii="Times New Roman" w:hAnsi="Times New Roman" w:cs="Times New Roman"/>
        </w:rPr>
        <w:t xml:space="preserve"> after sequencing</w:t>
      </w:r>
      <w:r w:rsidR="000F6A46" w:rsidRPr="007C1DDE">
        <w:rPr>
          <w:rFonts w:ascii="Times New Roman" w:hAnsi="Times New Roman" w:cs="Times New Roman"/>
        </w:rPr>
        <w:t>.</w:t>
      </w:r>
      <w:r w:rsidRPr="007C1DDE">
        <w:rPr>
          <w:rFonts w:ascii="Times New Roman" w:hAnsi="Times New Roman" w:cs="Times New Roman"/>
        </w:rPr>
        <w:t xml:space="preserve"> </w:t>
      </w:r>
      <w:r w:rsidR="000F6A46" w:rsidRPr="007C1DDE">
        <w:rPr>
          <w:rFonts w:ascii="Times New Roman" w:hAnsi="Times New Roman" w:cs="Times New Roman"/>
        </w:rPr>
        <w:t xml:space="preserve">Danby has the </w:t>
      </w:r>
      <w:r w:rsidR="00A26F45">
        <w:rPr>
          <w:rFonts w:ascii="Times New Roman" w:hAnsi="Times New Roman" w:cs="Times New Roman"/>
        </w:rPr>
        <w:t>identical</w:t>
      </w:r>
      <w:r w:rsidR="000F6A46" w:rsidRPr="007C1DDE">
        <w:rPr>
          <w:rFonts w:ascii="Times New Roman" w:hAnsi="Times New Roman" w:cs="Times New Roman"/>
        </w:rPr>
        <w:t xml:space="preserve"> sequence with Zen and </w:t>
      </w:r>
      <w:proofErr w:type="spellStart"/>
      <w:r w:rsidR="000F6A46" w:rsidRPr="007C1DDE">
        <w:rPr>
          <w:rFonts w:ascii="Times New Roman" w:hAnsi="Times New Roman" w:cs="Times New Roman"/>
        </w:rPr>
        <w:t>Rioblanco</w:t>
      </w:r>
      <w:proofErr w:type="spellEnd"/>
      <w:r w:rsidR="000F6A46" w:rsidRPr="007C1DDE">
        <w:rPr>
          <w:rFonts w:ascii="Times New Roman" w:hAnsi="Times New Roman" w:cs="Times New Roman"/>
        </w:rPr>
        <w:t xml:space="preserve">, the resistant parents used in gene cloning of </w:t>
      </w:r>
      <w:r w:rsidR="000F6A46" w:rsidRPr="007C1DDE">
        <w:rPr>
          <w:rFonts w:ascii="Times New Roman" w:hAnsi="Times New Roman" w:cs="Times New Roman"/>
          <w:i/>
        </w:rPr>
        <w:t>MFT-3A/TaPHS1</w:t>
      </w:r>
      <w:r w:rsidR="000F6A46" w:rsidRPr="007C1DDE">
        <w:rPr>
          <w:rFonts w:ascii="Times New Roman" w:hAnsi="Times New Roman" w:cs="Times New Roman"/>
        </w:rPr>
        <w:t xml:space="preserve"> (Nakamura et al. 2011 and Liu et al. 2013). </w:t>
      </w:r>
      <w:r w:rsidRPr="007C1DDE">
        <w:rPr>
          <w:rFonts w:ascii="Times New Roman" w:hAnsi="Times New Roman" w:cs="Times New Roman"/>
        </w:rPr>
        <w:t>Beside</w:t>
      </w:r>
      <w:r w:rsidR="000D4105" w:rsidRPr="007C1DDE">
        <w:rPr>
          <w:rFonts w:ascii="Times New Roman" w:hAnsi="Times New Roman" w:cs="Times New Roman"/>
        </w:rPr>
        <w:t>s</w:t>
      </w:r>
      <w:r w:rsidRPr="007C1DDE">
        <w:rPr>
          <w:rFonts w:ascii="Times New Roman" w:hAnsi="Times New Roman" w:cs="Times New Roman"/>
        </w:rPr>
        <w:t xml:space="preserve"> the reported promoter region mutation SNP-222, </w:t>
      </w:r>
      <w:r w:rsidR="000F6A46" w:rsidRPr="007C1DDE">
        <w:rPr>
          <w:rFonts w:ascii="Times New Roman" w:hAnsi="Times New Roman" w:cs="Times New Roman"/>
        </w:rPr>
        <w:t>eight</w:t>
      </w:r>
      <w:r w:rsidR="00325A38" w:rsidRPr="007C1DDE">
        <w:rPr>
          <w:rFonts w:ascii="Times New Roman" w:hAnsi="Times New Roman" w:cs="Times New Roman"/>
        </w:rPr>
        <w:t xml:space="preserve"> </w:t>
      </w:r>
      <w:r w:rsidR="00E77A37">
        <w:rPr>
          <w:rFonts w:ascii="Times New Roman" w:hAnsi="Times New Roman" w:cs="Times New Roman"/>
        </w:rPr>
        <w:t xml:space="preserve">more </w:t>
      </w:r>
      <w:r w:rsidR="00325A38" w:rsidRPr="007C1DDE">
        <w:rPr>
          <w:rFonts w:ascii="Times New Roman" w:hAnsi="Times New Roman" w:cs="Times New Roman"/>
        </w:rPr>
        <w:t>SNPs and one deletion, were observed</w:t>
      </w:r>
      <w:r w:rsidR="00E77A37">
        <w:rPr>
          <w:rFonts w:ascii="Times New Roman" w:hAnsi="Times New Roman" w:cs="Times New Roman"/>
        </w:rPr>
        <w:t xml:space="preserve"> between Danby and Tiger</w:t>
      </w:r>
      <w:r w:rsidR="00325A38" w:rsidRPr="007C1DDE">
        <w:rPr>
          <w:rFonts w:ascii="Times New Roman" w:hAnsi="Times New Roman" w:cs="Times New Roman"/>
        </w:rPr>
        <w:t xml:space="preserve">. </w:t>
      </w:r>
      <w:r w:rsidR="000D4105" w:rsidRPr="007C1DDE">
        <w:rPr>
          <w:rFonts w:ascii="Times New Roman" w:hAnsi="Times New Roman" w:cs="Times New Roman"/>
        </w:rPr>
        <w:t xml:space="preserve">After function prediction, </w:t>
      </w:r>
      <w:commentRangeStart w:id="65"/>
      <w:r w:rsidR="000D4105" w:rsidRPr="007C1DDE">
        <w:rPr>
          <w:rFonts w:ascii="Times New Roman" w:hAnsi="Times New Roman" w:cs="Times New Roman"/>
        </w:rPr>
        <w:t>t</w:t>
      </w:r>
      <w:r w:rsidR="00325A38" w:rsidRPr="007C1DDE">
        <w:rPr>
          <w:rFonts w:ascii="Times New Roman" w:hAnsi="Times New Roman" w:cs="Times New Roman"/>
        </w:rPr>
        <w:t>wo new SNPs</w:t>
      </w:r>
      <w:commentRangeEnd w:id="65"/>
      <w:r w:rsidR="00E77A37">
        <w:rPr>
          <w:rStyle w:val="ab"/>
        </w:rPr>
        <w:commentReference w:id="65"/>
      </w:r>
      <w:r w:rsidR="00325A38" w:rsidRPr="007C1DDE">
        <w:rPr>
          <w:rFonts w:ascii="Times New Roman" w:hAnsi="Times New Roman" w:cs="Times New Roman"/>
        </w:rPr>
        <w:t xml:space="preserve"> in the promoter </w:t>
      </w:r>
      <w:r w:rsidR="00E77A37">
        <w:rPr>
          <w:rFonts w:ascii="Times New Roman" w:hAnsi="Times New Roman" w:cs="Times New Roman"/>
        </w:rPr>
        <w:t>region</w:t>
      </w:r>
      <w:r w:rsidR="00E77A37" w:rsidRPr="007C1DDE">
        <w:rPr>
          <w:rFonts w:ascii="Times New Roman" w:hAnsi="Times New Roman" w:cs="Times New Roman"/>
        </w:rPr>
        <w:t xml:space="preserve"> </w:t>
      </w:r>
      <w:r w:rsidR="00325A38" w:rsidRPr="007C1DDE">
        <w:rPr>
          <w:rFonts w:ascii="Times New Roman" w:hAnsi="Times New Roman" w:cs="Times New Roman"/>
        </w:rPr>
        <w:t xml:space="preserve">were </w:t>
      </w:r>
      <w:r w:rsidR="000D4105" w:rsidRPr="007C1DDE">
        <w:rPr>
          <w:rFonts w:ascii="Times New Roman" w:hAnsi="Times New Roman" w:cs="Times New Roman"/>
        </w:rPr>
        <w:t xml:space="preserve">selected and </w:t>
      </w:r>
      <w:r w:rsidR="00325A38" w:rsidRPr="007C1DDE">
        <w:rPr>
          <w:rFonts w:ascii="Times New Roman" w:hAnsi="Times New Roman" w:cs="Times New Roman"/>
        </w:rPr>
        <w:t>converted into KASP markers</w:t>
      </w:r>
      <w:r w:rsidR="000704FE" w:rsidRPr="007C1DDE">
        <w:rPr>
          <w:rFonts w:ascii="Times New Roman" w:hAnsi="Times New Roman" w:cs="Times New Roman"/>
        </w:rPr>
        <w:t>. These two SNP markers were used in</w:t>
      </w:r>
      <w:r w:rsidR="00325A38" w:rsidRPr="007C1DDE">
        <w:rPr>
          <w:rFonts w:ascii="Times New Roman" w:hAnsi="Times New Roman" w:cs="Times New Roman"/>
        </w:rPr>
        <w:t xml:space="preserve"> screen</w:t>
      </w:r>
      <w:r w:rsidR="000704FE" w:rsidRPr="007C1DDE">
        <w:rPr>
          <w:rFonts w:ascii="Times New Roman" w:hAnsi="Times New Roman" w:cs="Times New Roman"/>
        </w:rPr>
        <w:t>ing</w:t>
      </w:r>
      <w:r w:rsidR="00325A38" w:rsidRPr="007C1DDE">
        <w:rPr>
          <w:rFonts w:ascii="Times New Roman" w:hAnsi="Times New Roman" w:cs="Times New Roman"/>
        </w:rPr>
        <w:t xml:space="preserve"> the association analysis </w:t>
      </w:r>
      <w:r w:rsidR="00970B72" w:rsidRPr="007C1DDE">
        <w:rPr>
          <w:rFonts w:ascii="Times New Roman" w:hAnsi="Times New Roman" w:cs="Times New Roman"/>
        </w:rPr>
        <w:t xml:space="preserve">panel that was </w:t>
      </w:r>
      <w:proofErr w:type="spellStart"/>
      <w:r w:rsidR="00970B72" w:rsidRPr="007C1DDE">
        <w:rPr>
          <w:rFonts w:ascii="Times New Roman" w:hAnsi="Times New Roman" w:cs="Times New Roman"/>
        </w:rPr>
        <w:t>phenotyped</w:t>
      </w:r>
      <w:proofErr w:type="spellEnd"/>
      <w:r w:rsidR="00970B72" w:rsidRPr="007C1DDE">
        <w:rPr>
          <w:rFonts w:ascii="Times New Roman" w:hAnsi="Times New Roman" w:cs="Times New Roman"/>
        </w:rPr>
        <w:t xml:space="preserve"> on PHS in five different environments including greenhouse and fields tests.</w:t>
      </w:r>
      <w:r w:rsidR="000704FE" w:rsidRPr="007C1DDE">
        <w:rPr>
          <w:rFonts w:ascii="Times New Roman" w:hAnsi="Times New Roman" w:cs="Times New Roman"/>
        </w:rPr>
        <w:t xml:space="preserve"> For the</w:t>
      </w:r>
      <w:r w:rsidR="00325A38" w:rsidRPr="007C1DDE">
        <w:rPr>
          <w:rFonts w:ascii="Times New Roman" w:hAnsi="Times New Roman" w:cs="Times New Roman"/>
        </w:rPr>
        <w:t xml:space="preserve">se two </w:t>
      </w:r>
      <w:r w:rsidR="00325A38" w:rsidRPr="007C1DDE">
        <w:rPr>
          <w:rFonts w:ascii="Times New Roman" w:eastAsia="Times New Roman" w:hAnsi="Times New Roman" w:cs="Times New Roman"/>
          <w:color w:val="000000"/>
        </w:rPr>
        <w:t xml:space="preserve">new SNPs, </w:t>
      </w:r>
      <w:r w:rsidR="00850566">
        <w:rPr>
          <w:rFonts w:ascii="Times New Roman" w:eastAsia="Times New Roman" w:hAnsi="Times New Roman" w:cs="Times New Roman"/>
          <w:color w:val="000000"/>
        </w:rPr>
        <w:t>SNP</w:t>
      </w:r>
      <w:r w:rsidR="00325A38" w:rsidRPr="007C1DDE">
        <w:rPr>
          <w:rFonts w:ascii="Times New Roman" w:eastAsia="Times New Roman" w:hAnsi="Times New Roman" w:cs="Times New Roman"/>
          <w:color w:val="000000"/>
        </w:rPr>
        <w:t xml:space="preserve">-701 is significantly associated with PHS and </w:t>
      </w:r>
      <w:r w:rsidR="00A26F45">
        <w:rPr>
          <w:rFonts w:ascii="Times New Roman" w:eastAsia="Times New Roman" w:hAnsi="Times New Roman" w:cs="Times New Roman"/>
          <w:color w:val="000000"/>
        </w:rPr>
        <w:t>co-segregated</w:t>
      </w:r>
      <w:r w:rsidR="00325A38" w:rsidRPr="007C1DDE">
        <w:rPr>
          <w:rFonts w:ascii="Times New Roman" w:eastAsia="Times New Roman" w:hAnsi="Times New Roman" w:cs="Times New Roman"/>
          <w:color w:val="000000"/>
        </w:rPr>
        <w:t xml:space="preserve"> with </w:t>
      </w:r>
      <w:r w:rsidR="00850566">
        <w:rPr>
          <w:rFonts w:ascii="Times New Roman" w:eastAsia="Times New Roman" w:hAnsi="Times New Roman" w:cs="Times New Roman"/>
          <w:color w:val="000000"/>
        </w:rPr>
        <w:t>SNP</w:t>
      </w:r>
      <w:r w:rsidR="00325A38" w:rsidRPr="007C1DDE">
        <w:rPr>
          <w:rFonts w:ascii="Times New Roman" w:eastAsia="Times New Roman" w:hAnsi="Times New Roman" w:cs="Times New Roman"/>
          <w:color w:val="000000"/>
        </w:rPr>
        <w:t>-222 for all the lines except two in the association panel</w:t>
      </w:r>
      <w:r w:rsidR="000704FE" w:rsidRPr="007C1DDE">
        <w:rPr>
          <w:rFonts w:ascii="Times New Roman" w:eastAsia="Times New Roman" w:hAnsi="Times New Roman" w:cs="Times New Roman"/>
          <w:color w:val="000000"/>
        </w:rPr>
        <w:t xml:space="preserve"> (Table 4)</w:t>
      </w:r>
      <w:r w:rsidR="00325A38" w:rsidRPr="007C1DDE">
        <w:rPr>
          <w:rFonts w:ascii="Times New Roman" w:eastAsia="Times New Roman" w:hAnsi="Times New Roman" w:cs="Times New Roman"/>
          <w:color w:val="000000"/>
        </w:rPr>
        <w:t>.</w:t>
      </w:r>
      <w:r w:rsidR="00325A38" w:rsidRPr="007C1DDE">
        <w:rPr>
          <w:rFonts w:ascii="Times New Roman" w:hAnsi="Times New Roman" w:cs="Times New Roman"/>
        </w:rPr>
        <w:t xml:space="preserve"> </w:t>
      </w:r>
      <w:r w:rsidR="00325A38" w:rsidRPr="007C1DDE">
        <w:rPr>
          <w:rFonts w:ascii="Times New Roman" w:eastAsia="Times New Roman" w:hAnsi="Times New Roman" w:cs="Times New Roman"/>
          <w:color w:val="000000"/>
        </w:rPr>
        <w:t xml:space="preserve">The </w:t>
      </w:r>
      <w:r w:rsidR="000F6A46" w:rsidRPr="007C1DDE">
        <w:rPr>
          <w:rFonts w:ascii="Times New Roman" w:eastAsia="Times New Roman" w:hAnsi="Times New Roman" w:cs="Times New Roman"/>
          <w:color w:val="000000"/>
        </w:rPr>
        <w:t xml:space="preserve">other one, </w:t>
      </w:r>
      <w:r w:rsidR="00850566">
        <w:rPr>
          <w:rFonts w:ascii="Times New Roman" w:eastAsia="Times New Roman" w:hAnsi="Times New Roman" w:cs="Times New Roman"/>
          <w:color w:val="000000"/>
        </w:rPr>
        <w:t>SNP</w:t>
      </w:r>
      <w:r w:rsidR="00325A38" w:rsidRPr="007C1DDE">
        <w:rPr>
          <w:rFonts w:ascii="Times New Roman" w:eastAsia="Times New Roman" w:hAnsi="Times New Roman" w:cs="Times New Roman"/>
          <w:color w:val="000000"/>
        </w:rPr>
        <w:t>-3</w:t>
      </w:r>
      <w:r w:rsidR="00A26F45">
        <w:rPr>
          <w:rFonts w:ascii="Times New Roman" w:eastAsia="Times New Roman" w:hAnsi="Times New Roman" w:cs="Times New Roman"/>
          <w:color w:val="000000"/>
        </w:rPr>
        <w:t>14</w:t>
      </w:r>
      <w:r w:rsidR="00325A38" w:rsidRPr="007C1DDE">
        <w:rPr>
          <w:rFonts w:ascii="Times New Roman" w:eastAsia="Times New Roman" w:hAnsi="Times New Roman" w:cs="Times New Roman"/>
          <w:color w:val="000000"/>
        </w:rPr>
        <w:t xml:space="preserve"> was not significantly associated with PHS phenotype variation in this panel (Table </w:t>
      </w:r>
      <w:r w:rsidR="00182890">
        <w:rPr>
          <w:rFonts w:ascii="Times New Roman" w:eastAsia="Times New Roman" w:hAnsi="Times New Roman" w:cs="Times New Roman"/>
          <w:color w:val="000000"/>
        </w:rPr>
        <w:t>3</w:t>
      </w:r>
      <w:r w:rsidR="00325A38" w:rsidRPr="007C1DDE">
        <w:rPr>
          <w:rFonts w:ascii="Times New Roman" w:eastAsia="Times New Roman" w:hAnsi="Times New Roman" w:cs="Times New Roman"/>
          <w:color w:val="000000"/>
        </w:rPr>
        <w:t xml:space="preserve">). </w:t>
      </w:r>
    </w:p>
    <w:p w14:paraId="1AF031DE" w14:textId="2D906FA9" w:rsidR="00325A38" w:rsidRPr="007C1DDE" w:rsidRDefault="00325A38"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Haplotype analyses</w:t>
      </w:r>
      <w:r w:rsidR="009C5065" w:rsidRPr="007C1DDE">
        <w:rPr>
          <w:rFonts w:ascii="Times New Roman" w:hAnsi="Times New Roman" w:cs="Times New Roman"/>
          <w:b/>
        </w:rPr>
        <w:t xml:space="preserve"> in an association analysis panel</w:t>
      </w:r>
      <w:r w:rsidRPr="007C1DDE">
        <w:rPr>
          <w:rFonts w:ascii="Times New Roman" w:hAnsi="Times New Roman" w:cs="Times New Roman"/>
          <w:b/>
        </w:rPr>
        <w:t xml:space="preserve"> with</w:t>
      </w:r>
      <w:r w:rsidR="000F6A46" w:rsidRPr="007C1DDE">
        <w:rPr>
          <w:rFonts w:ascii="Times New Roman" w:hAnsi="Times New Roman" w:cs="Times New Roman"/>
          <w:b/>
        </w:rPr>
        <w:t xml:space="preserve"> </w:t>
      </w:r>
      <w:r w:rsidRPr="007C1DDE">
        <w:rPr>
          <w:rFonts w:ascii="Times New Roman" w:hAnsi="Times New Roman" w:cs="Times New Roman"/>
          <w:b/>
        </w:rPr>
        <w:t xml:space="preserve">three </w:t>
      </w:r>
      <w:r w:rsidR="000F6A46" w:rsidRPr="007C1DDE">
        <w:rPr>
          <w:rFonts w:ascii="Times New Roman" w:hAnsi="Times New Roman" w:cs="Times New Roman"/>
          <w:b/>
        </w:rPr>
        <w:t xml:space="preserve">reported </w:t>
      </w:r>
      <w:r w:rsidR="00182890">
        <w:rPr>
          <w:rFonts w:ascii="Times New Roman" w:hAnsi="Times New Roman" w:cs="Times New Roman"/>
          <w:b/>
        </w:rPr>
        <w:t>causal</w:t>
      </w:r>
      <w:r w:rsidR="00182890" w:rsidRPr="007C1DDE">
        <w:rPr>
          <w:rFonts w:ascii="Times New Roman" w:hAnsi="Times New Roman" w:cs="Times New Roman"/>
          <w:b/>
        </w:rPr>
        <w:t xml:space="preserve"> </w:t>
      </w:r>
      <w:r w:rsidRPr="007C1DDE">
        <w:rPr>
          <w:rFonts w:ascii="Times New Roman" w:hAnsi="Times New Roman" w:cs="Times New Roman"/>
          <w:b/>
        </w:rPr>
        <w:t xml:space="preserve">SNPs </w:t>
      </w:r>
    </w:p>
    <w:p w14:paraId="5B5750F5" w14:textId="19187FDD" w:rsidR="0040230D" w:rsidRPr="007C1DDE" w:rsidRDefault="00B458F2"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After validating the effective function of the promoter mutation</w:t>
      </w:r>
      <w:r w:rsidR="008319C6">
        <w:rPr>
          <w:rFonts w:ascii="Times New Roman" w:hAnsi="Times New Roman" w:cs="Times New Roman" w:hint="eastAsia"/>
        </w:rPr>
        <w:t xml:space="preserve"> discovered in the </w:t>
      </w:r>
      <w:r w:rsidR="008319C6">
        <w:rPr>
          <w:rFonts w:ascii="Times New Roman" w:hAnsi="Times New Roman" w:cs="Times New Roman"/>
        </w:rPr>
        <w:t>susceptible</w:t>
      </w:r>
      <w:r w:rsidR="008319C6">
        <w:rPr>
          <w:rFonts w:ascii="Times New Roman" w:hAnsi="Times New Roman" w:cs="Times New Roman" w:hint="eastAsia"/>
        </w:rPr>
        <w:t xml:space="preserve"> parent Tiger</w:t>
      </w:r>
      <w:r w:rsidRPr="007C1DDE">
        <w:rPr>
          <w:rFonts w:ascii="Times New Roman" w:hAnsi="Times New Roman" w:cs="Times New Roman"/>
        </w:rPr>
        <w:t xml:space="preserve">, the genetic effect </w:t>
      </w:r>
      <w:r w:rsidR="008440E9">
        <w:rPr>
          <w:rFonts w:ascii="Times New Roman" w:hAnsi="Times New Roman" w:cs="Times New Roman" w:hint="eastAsia"/>
        </w:rPr>
        <w:t>of</w:t>
      </w:r>
      <w:r w:rsidRPr="007C1DDE">
        <w:rPr>
          <w:rFonts w:ascii="Times New Roman" w:hAnsi="Times New Roman" w:cs="Times New Roman"/>
        </w:rPr>
        <w:t xml:space="preserve"> this mutation and </w:t>
      </w:r>
      <w:r w:rsidR="008440E9">
        <w:rPr>
          <w:rFonts w:ascii="Times New Roman" w:hAnsi="Times New Roman" w:cs="Times New Roman" w:hint="eastAsia"/>
        </w:rPr>
        <w:t xml:space="preserve">the other </w:t>
      </w:r>
      <w:r w:rsidRPr="007C1DDE">
        <w:rPr>
          <w:rFonts w:ascii="Times New Roman" w:hAnsi="Times New Roman" w:cs="Times New Roman"/>
        </w:rPr>
        <w:t xml:space="preserve">two coding region mutations </w:t>
      </w:r>
      <w:r w:rsidR="008319C6">
        <w:rPr>
          <w:rFonts w:ascii="Times New Roman" w:hAnsi="Times New Roman" w:cs="Times New Roman"/>
        </w:rPr>
        <w:t>was</w:t>
      </w:r>
      <w:r w:rsidR="008319C6" w:rsidRPr="007C1DDE">
        <w:rPr>
          <w:rFonts w:ascii="Times New Roman" w:hAnsi="Times New Roman" w:cs="Times New Roman"/>
        </w:rPr>
        <w:t xml:space="preserve"> </w:t>
      </w:r>
      <w:r w:rsidR="00182890">
        <w:rPr>
          <w:rFonts w:ascii="Times New Roman" w:hAnsi="Times New Roman" w:cs="Times New Roman"/>
        </w:rPr>
        <w:t>investigated</w:t>
      </w:r>
      <w:r w:rsidR="00182890" w:rsidRPr="007C1DDE">
        <w:rPr>
          <w:rFonts w:ascii="Times New Roman" w:hAnsi="Times New Roman" w:cs="Times New Roman"/>
        </w:rPr>
        <w:t xml:space="preserve"> </w:t>
      </w:r>
      <w:r w:rsidR="008440E9">
        <w:rPr>
          <w:rFonts w:ascii="Times New Roman" w:hAnsi="Times New Roman" w:cs="Times New Roman" w:hint="eastAsia"/>
        </w:rPr>
        <w:t xml:space="preserve">by association and </w:t>
      </w:r>
      <w:r w:rsidRPr="007C1DDE">
        <w:rPr>
          <w:rFonts w:ascii="Times New Roman" w:hAnsi="Times New Roman" w:cs="Times New Roman"/>
        </w:rPr>
        <w:t>haplotype analysis</w:t>
      </w:r>
      <w:r w:rsidR="008440E9">
        <w:rPr>
          <w:rFonts w:ascii="Times New Roman" w:hAnsi="Times New Roman" w:cs="Times New Roman" w:hint="eastAsia"/>
        </w:rPr>
        <w:t xml:space="preserve">. </w:t>
      </w:r>
      <w:r w:rsidR="000F6A46" w:rsidRPr="007C1DDE">
        <w:rPr>
          <w:rFonts w:ascii="Times New Roman" w:hAnsi="Times New Roman" w:cs="Times New Roman"/>
        </w:rPr>
        <w:t xml:space="preserve">All of the three SNP markers were screened in an association panel with 172 wheat landraces and cultivars that were evaluated for PHS resistance both in field and in greenhouse for multiple seasons. </w:t>
      </w:r>
    </w:p>
    <w:p w14:paraId="13682902" w14:textId="77777777" w:rsidR="0017274C" w:rsidRDefault="0040230D" w:rsidP="006814D8">
      <w:pPr>
        <w:tabs>
          <w:tab w:val="left" w:pos="2835"/>
          <w:tab w:val="left" w:pos="2977"/>
          <w:tab w:val="left" w:pos="3402"/>
        </w:tabs>
        <w:ind w:rightChars="345" w:right="828" w:hanging="1"/>
        <w:contextualSpacing/>
        <w:rPr>
          <w:ins w:id="66" w:author="Mycorn Shao" w:date="2016-10-12T17:29:00Z"/>
          <w:rFonts w:ascii="Times New Roman" w:hAnsi="Times New Roman" w:cs="Times New Roman"/>
        </w:rPr>
      </w:pPr>
      <w:r w:rsidRPr="007C1DDE">
        <w:rPr>
          <w:rFonts w:ascii="Times New Roman" w:hAnsi="Times New Roman" w:cs="Times New Roman"/>
        </w:rPr>
        <w:t xml:space="preserve">    </w:t>
      </w:r>
      <w:commentRangeStart w:id="67"/>
      <w:r w:rsidR="005978D5">
        <w:rPr>
          <w:rFonts w:ascii="Times New Roman" w:hAnsi="Times New Roman" w:cs="Times New Roman"/>
        </w:rPr>
        <w:t>In</w:t>
      </w:r>
      <w:r w:rsidR="00325A38" w:rsidRPr="007C1DDE">
        <w:rPr>
          <w:rFonts w:ascii="Times New Roman" w:hAnsi="Times New Roman" w:cs="Times New Roman"/>
        </w:rPr>
        <w:t xml:space="preserve"> </w:t>
      </w:r>
      <w:r w:rsidR="005978D5">
        <w:rPr>
          <w:rFonts w:ascii="Times New Roman" w:hAnsi="Times New Roman" w:cs="Times New Roman"/>
        </w:rPr>
        <w:t xml:space="preserve">the </w:t>
      </w:r>
      <w:r w:rsidR="004872F0" w:rsidRPr="007C1DDE">
        <w:rPr>
          <w:rFonts w:ascii="Times New Roman" w:hAnsi="Times New Roman" w:cs="Times New Roman"/>
        </w:rPr>
        <w:t>association</w:t>
      </w:r>
      <w:r w:rsidR="00325A38" w:rsidRPr="007C1DDE">
        <w:rPr>
          <w:rFonts w:ascii="Times New Roman" w:hAnsi="Times New Roman" w:cs="Times New Roman"/>
        </w:rPr>
        <w:t xml:space="preserve"> analysis, all three SNPs are significantly associated with PHS </w:t>
      </w:r>
      <w:r w:rsidR="009C5065" w:rsidRPr="007C1DDE">
        <w:rPr>
          <w:rFonts w:ascii="Times New Roman" w:hAnsi="Times New Roman" w:cs="Times New Roman"/>
        </w:rPr>
        <w:t xml:space="preserve">phenotypic segregation (Table </w:t>
      </w:r>
      <w:r w:rsidR="000F2FCE" w:rsidRPr="007C1DDE">
        <w:rPr>
          <w:rFonts w:ascii="Times New Roman" w:hAnsi="Times New Roman" w:cs="Times New Roman"/>
        </w:rPr>
        <w:t>3, 4</w:t>
      </w:r>
      <w:r w:rsidR="009C5065" w:rsidRPr="007C1DDE">
        <w:rPr>
          <w:rFonts w:ascii="Times New Roman" w:hAnsi="Times New Roman" w:cs="Times New Roman"/>
        </w:rPr>
        <w:t xml:space="preserve"> and </w:t>
      </w:r>
      <w:r w:rsidR="000F2FCE" w:rsidRPr="007C1DDE">
        <w:rPr>
          <w:rFonts w:ascii="Times New Roman" w:hAnsi="Times New Roman" w:cs="Times New Roman"/>
        </w:rPr>
        <w:t>F</w:t>
      </w:r>
      <w:r w:rsidR="009C5065" w:rsidRPr="007C1DDE">
        <w:rPr>
          <w:rFonts w:ascii="Times New Roman" w:hAnsi="Times New Roman" w:cs="Times New Roman"/>
        </w:rPr>
        <w:t>igure 5)</w:t>
      </w:r>
      <w:commentRangeEnd w:id="67"/>
      <w:r w:rsidR="005978D5">
        <w:rPr>
          <w:rStyle w:val="ab"/>
        </w:rPr>
        <w:commentReference w:id="67"/>
      </w:r>
      <w:r w:rsidR="009C5065" w:rsidRPr="007C1DDE">
        <w:rPr>
          <w:rFonts w:ascii="Times New Roman" w:hAnsi="Times New Roman" w:cs="Times New Roman"/>
        </w:rPr>
        <w:t xml:space="preserve">. </w:t>
      </w:r>
      <w:r w:rsidR="00A72F4F" w:rsidRPr="007C1DDE">
        <w:rPr>
          <w:rFonts w:ascii="Times New Roman" w:hAnsi="Times New Roman" w:cs="Times New Roman"/>
        </w:rPr>
        <w:t xml:space="preserve">Although promoter mutation can increase </w:t>
      </w:r>
      <w:r w:rsidR="004872F0" w:rsidRPr="007C1DDE">
        <w:rPr>
          <w:rFonts w:ascii="Times New Roman" w:hAnsi="Times New Roman" w:cs="Times New Roman"/>
        </w:rPr>
        <w:t>PHS susceptibility</w:t>
      </w:r>
      <w:r w:rsidR="00A72F4F" w:rsidRPr="007C1DDE">
        <w:rPr>
          <w:rFonts w:ascii="Times New Roman" w:hAnsi="Times New Roman" w:cs="Times New Roman"/>
        </w:rPr>
        <w:t xml:space="preserve"> independently</w:t>
      </w:r>
      <w:r w:rsidR="004872F0" w:rsidRPr="007C1DDE">
        <w:rPr>
          <w:rFonts w:ascii="Times New Roman" w:hAnsi="Times New Roman" w:cs="Times New Roman"/>
        </w:rPr>
        <w:t>,</w:t>
      </w:r>
      <w:r w:rsidR="00290CFE" w:rsidRPr="007C1DDE">
        <w:rPr>
          <w:rFonts w:ascii="Times New Roman" w:hAnsi="Times New Roman" w:cs="Times New Roman"/>
        </w:rPr>
        <w:t xml:space="preserve"> </w:t>
      </w:r>
      <w:r w:rsidR="00A72F4F" w:rsidRPr="007C1DDE">
        <w:rPr>
          <w:rFonts w:ascii="Times New Roman" w:hAnsi="Times New Roman" w:cs="Times New Roman"/>
        </w:rPr>
        <w:t xml:space="preserve">the coding region SNP mutations </w:t>
      </w:r>
      <w:r w:rsidR="004872F0" w:rsidRPr="007C1DDE">
        <w:rPr>
          <w:rFonts w:ascii="Times New Roman" w:hAnsi="Times New Roman" w:cs="Times New Roman"/>
        </w:rPr>
        <w:t>have significant accumulating effect on the</w:t>
      </w:r>
      <w:r w:rsidR="00A72F4F" w:rsidRPr="007C1DDE">
        <w:rPr>
          <w:rFonts w:ascii="Times New Roman" w:hAnsi="Times New Roman" w:cs="Times New Roman"/>
        </w:rPr>
        <w:t xml:space="preserve"> PHS susceptibility </w:t>
      </w:r>
      <w:r w:rsidR="004872F0" w:rsidRPr="007C1DDE">
        <w:rPr>
          <w:rFonts w:ascii="Times New Roman" w:hAnsi="Times New Roman" w:cs="Times New Roman"/>
        </w:rPr>
        <w:t xml:space="preserve">based on haplotype analysis </w:t>
      </w:r>
      <w:r w:rsidR="00290CFE" w:rsidRPr="007C1DDE">
        <w:rPr>
          <w:rFonts w:ascii="Times New Roman" w:hAnsi="Times New Roman" w:cs="Times New Roman"/>
        </w:rPr>
        <w:t>(Table 4 and Figure 5)</w:t>
      </w:r>
      <w:r w:rsidR="00325A38" w:rsidRPr="007C1DDE">
        <w:rPr>
          <w:rFonts w:ascii="Times New Roman" w:hAnsi="Times New Roman" w:cs="Times New Roman"/>
        </w:rPr>
        <w:t xml:space="preserve">. </w:t>
      </w:r>
      <w:r w:rsidR="004872F0" w:rsidRPr="007C1DDE">
        <w:rPr>
          <w:rFonts w:ascii="Times New Roman" w:hAnsi="Times New Roman" w:cs="Times New Roman"/>
        </w:rPr>
        <w:t>However there was no significant PHS difference between SSS and SRS haplotypes.</w:t>
      </w:r>
      <w:r w:rsidRPr="007C1DDE">
        <w:rPr>
          <w:rFonts w:ascii="Times New Roman" w:hAnsi="Times New Roman" w:cs="Times New Roman"/>
        </w:rPr>
        <w:t xml:space="preserve"> That may implies the mutation of </w:t>
      </w:r>
      <w:commentRangeStart w:id="68"/>
      <w:r w:rsidRPr="007C1DDE">
        <w:rPr>
          <w:rFonts w:ascii="Times New Roman" w:hAnsi="Times New Roman" w:cs="Times New Roman"/>
        </w:rPr>
        <w:t>SNP</w:t>
      </w:r>
      <w:r w:rsidR="00C34144">
        <w:rPr>
          <w:rFonts w:ascii="Times New Roman" w:hAnsi="Times New Roman" w:cs="Times New Roman"/>
        </w:rPr>
        <w:t>+1587</w:t>
      </w:r>
      <w:r w:rsidRPr="007C1DDE">
        <w:rPr>
          <w:rFonts w:ascii="Times New Roman" w:hAnsi="Times New Roman" w:cs="Times New Roman"/>
        </w:rPr>
        <w:t xml:space="preserve"> </w:t>
      </w:r>
      <w:commentRangeEnd w:id="68"/>
      <w:r w:rsidR="00EC15CB">
        <w:rPr>
          <w:rStyle w:val="ab"/>
        </w:rPr>
        <w:commentReference w:id="68"/>
      </w:r>
      <w:r w:rsidRPr="007C1DDE">
        <w:rPr>
          <w:rFonts w:ascii="Times New Roman" w:hAnsi="Times New Roman" w:cs="Times New Roman"/>
        </w:rPr>
        <w:t>is not as important as other two mutations</w:t>
      </w:r>
      <w:r w:rsidR="00567030">
        <w:rPr>
          <w:rFonts w:ascii="Times New Roman" w:hAnsi="Times New Roman" w:cs="Times New Roman" w:hint="eastAsia"/>
        </w:rPr>
        <w:t>.</w:t>
      </w:r>
    </w:p>
    <w:p w14:paraId="58ADE88F" w14:textId="1DF9DEFC" w:rsidR="00325A38" w:rsidRPr="007C1DDE" w:rsidRDefault="00580863"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Phenotypic effect validation </w:t>
      </w:r>
      <w:r w:rsidR="006550C9" w:rsidRPr="007C1DDE">
        <w:rPr>
          <w:rFonts w:ascii="Times New Roman" w:hAnsi="Times New Roman" w:cs="Times New Roman"/>
          <w:b/>
        </w:rPr>
        <w:t>and haplotype comparing among</w:t>
      </w:r>
      <w:r w:rsidRPr="007C1DDE">
        <w:rPr>
          <w:rFonts w:ascii="Times New Roman" w:hAnsi="Times New Roman" w:cs="Times New Roman"/>
          <w:b/>
        </w:rPr>
        <w:t xml:space="preserve"> the three </w:t>
      </w:r>
      <w:r w:rsidR="00EC15CB">
        <w:rPr>
          <w:rFonts w:ascii="Times New Roman" w:hAnsi="Times New Roman" w:cs="Times New Roman"/>
          <w:b/>
        </w:rPr>
        <w:t>causal</w:t>
      </w:r>
      <w:r w:rsidR="00EC15CB" w:rsidRPr="007C1DDE">
        <w:rPr>
          <w:rFonts w:ascii="Times New Roman" w:hAnsi="Times New Roman" w:cs="Times New Roman"/>
          <w:b/>
        </w:rPr>
        <w:t xml:space="preserve"> </w:t>
      </w:r>
      <w:r w:rsidR="005A0F80" w:rsidRPr="007C1DDE">
        <w:rPr>
          <w:rFonts w:ascii="Times New Roman" w:hAnsi="Times New Roman" w:cs="Times New Roman"/>
          <w:b/>
        </w:rPr>
        <w:t>mutation</w:t>
      </w:r>
      <w:r w:rsidRPr="007C1DDE">
        <w:rPr>
          <w:rFonts w:ascii="Times New Roman" w:hAnsi="Times New Roman" w:cs="Times New Roman"/>
          <w:b/>
        </w:rPr>
        <w:t>s</w:t>
      </w:r>
      <w:r w:rsidR="00325A38" w:rsidRPr="007C1DDE">
        <w:rPr>
          <w:rFonts w:ascii="Times New Roman" w:hAnsi="Times New Roman" w:cs="Times New Roman"/>
          <w:b/>
        </w:rPr>
        <w:t xml:space="preserve"> in </w:t>
      </w:r>
      <w:r w:rsidRPr="007C1DDE">
        <w:rPr>
          <w:rFonts w:ascii="Times New Roman" w:hAnsi="Times New Roman" w:cs="Times New Roman"/>
          <w:b/>
        </w:rPr>
        <w:t xml:space="preserve">practical wheat </w:t>
      </w:r>
      <w:r w:rsidR="00325A38" w:rsidRPr="007C1DDE">
        <w:rPr>
          <w:rFonts w:ascii="Times New Roman" w:hAnsi="Times New Roman" w:cs="Times New Roman"/>
          <w:b/>
        </w:rPr>
        <w:t>breeding programs</w:t>
      </w:r>
    </w:p>
    <w:p w14:paraId="5294E1B3" w14:textId="618BB204" w:rsidR="006516F2" w:rsidDel="0017274C" w:rsidRDefault="00527AB7" w:rsidP="006814D8">
      <w:pPr>
        <w:shd w:val="clear" w:color="auto" w:fill="FFFFFF"/>
        <w:tabs>
          <w:tab w:val="left" w:pos="2835"/>
          <w:tab w:val="left" w:pos="2977"/>
          <w:tab w:val="left" w:pos="3402"/>
        </w:tabs>
        <w:ind w:rightChars="345" w:right="828" w:hanging="1"/>
        <w:contextualSpacing/>
        <w:rPr>
          <w:del w:id="69" w:author="Mycorn Shao" w:date="2016-10-12T17:29:00Z"/>
          <w:rFonts w:ascii="Times New Roman" w:hAnsi="Times New Roman" w:cs="Times New Roman"/>
        </w:rPr>
      </w:pPr>
      <w:r w:rsidRPr="007C1DDE">
        <w:rPr>
          <w:rFonts w:ascii="Times New Roman" w:hAnsi="Times New Roman" w:cs="Times New Roman"/>
        </w:rPr>
        <w:t xml:space="preserve">There were only four haplotypes available in the association analysis panel. In order to investigate the mutation effect </w:t>
      </w:r>
      <w:r w:rsidR="008440E9">
        <w:rPr>
          <w:rFonts w:ascii="Times New Roman" w:hAnsi="Times New Roman" w:cs="Times New Roman" w:hint="eastAsia"/>
        </w:rPr>
        <w:t>on</w:t>
      </w:r>
      <w:r w:rsidR="008440E9" w:rsidRPr="007C1DDE">
        <w:rPr>
          <w:rFonts w:ascii="Times New Roman" w:hAnsi="Times New Roman" w:cs="Times New Roman"/>
        </w:rPr>
        <w:t xml:space="preserve"> </w:t>
      </w:r>
      <w:r w:rsidRPr="007C1DDE">
        <w:rPr>
          <w:rFonts w:ascii="Times New Roman" w:hAnsi="Times New Roman" w:cs="Times New Roman"/>
        </w:rPr>
        <w:t xml:space="preserve">more haplotypes, </w:t>
      </w:r>
      <w:r w:rsidR="001B62AE">
        <w:rPr>
          <w:rFonts w:ascii="Times New Roman" w:hAnsi="Times New Roman" w:cs="Times New Roman" w:hint="eastAsia"/>
        </w:rPr>
        <w:t>318</w:t>
      </w:r>
      <w:r w:rsidRPr="007C1DDE">
        <w:rPr>
          <w:rFonts w:ascii="Times New Roman" w:hAnsi="Times New Roman" w:cs="Times New Roman"/>
        </w:rPr>
        <w:t xml:space="preserve"> </w:t>
      </w:r>
      <w:r w:rsidR="001B62AE" w:rsidRPr="007C1DDE">
        <w:rPr>
          <w:rFonts w:ascii="Times New Roman" w:hAnsi="Times New Roman" w:cs="Times New Roman"/>
        </w:rPr>
        <w:t xml:space="preserve">elite </w:t>
      </w:r>
      <w:r w:rsidRPr="007C1DDE">
        <w:rPr>
          <w:rFonts w:ascii="Times New Roman" w:hAnsi="Times New Roman" w:cs="Times New Roman"/>
        </w:rPr>
        <w:t>breeding lines</w:t>
      </w:r>
      <w:r w:rsidR="001B62AE">
        <w:rPr>
          <w:rFonts w:ascii="Times New Roman" w:hAnsi="Times New Roman" w:cs="Times New Roman" w:hint="eastAsia"/>
        </w:rPr>
        <w:t>, which were</w:t>
      </w:r>
      <w:r w:rsidRPr="007C1DDE">
        <w:rPr>
          <w:rFonts w:ascii="Times New Roman" w:hAnsi="Times New Roman" w:cs="Times New Roman"/>
        </w:rPr>
        <w:t xml:space="preserve"> </w:t>
      </w:r>
      <w:r w:rsidR="001B62AE">
        <w:rPr>
          <w:rFonts w:ascii="Times New Roman" w:hAnsi="Times New Roman" w:cs="Times New Roman" w:hint="eastAsia"/>
        </w:rPr>
        <w:t xml:space="preserve">already </w:t>
      </w:r>
      <w:commentRangeStart w:id="70"/>
      <w:r w:rsidR="001B62AE" w:rsidRPr="007C1DDE">
        <w:rPr>
          <w:rFonts w:ascii="Times New Roman" w:hAnsi="Times New Roman" w:cs="Times New Roman"/>
        </w:rPr>
        <w:t xml:space="preserve">evaluated </w:t>
      </w:r>
      <w:commentRangeEnd w:id="70"/>
      <w:r w:rsidR="001B62AE">
        <w:rPr>
          <w:rStyle w:val="ab"/>
        </w:rPr>
        <w:commentReference w:id="70"/>
      </w:r>
      <w:r w:rsidR="001B62AE">
        <w:rPr>
          <w:rFonts w:ascii="Times New Roman" w:hAnsi="Times New Roman" w:cs="Times New Roman" w:hint="eastAsia"/>
        </w:rPr>
        <w:t>on</w:t>
      </w:r>
      <w:r w:rsidR="001B62AE" w:rsidRPr="007C1DDE">
        <w:rPr>
          <w:rFonts w:ascii="Times New Roman" w:hAnsi="Times New Roman" w:cs="Times New Roman"/>
        </w:rPr>
        <w:t xml:space="preserve"> pre-harvest sprouting rate and germination index</w:t>
      </w:r>
      <w:r w:rsidR="001B62AE">
        <w:rPr>
          <w:rFonts w:ascii="Times New Roman" w:hAnsi="Times New Roman" w:cs="Times New Roman" w:hint="eastAsia"/>
        </w:rPr>
        <w:t xml:space="preserve"> for PHS resistance selection before advancing or releasing, </w:t>
      </w:r>
      <w:proofErr w:type="gramStart"/>
      <w:r w:rsidR="008440E9">
        <w:rPr>
          <w:rFonts w:ascii="Times New Roman" w:hAnsi="Times New Roman" w:cs="Times New Roman" w:hint="eastAsia"/>
        </w:rPr>
        <w:t>were</w:t>
      </w:r>
      <w:proofErr w:type="gramEnd"/>
      <w:r w:rsidR="008440E9">
        <w:rPr>
          <w:rFonts w:ascii="Times New Roman" w:hAnsi="Times New Roman" w:cs="Times New Roman" w:hint="eastAsia"/>
        </w:rPr>
        <w:t xml:space="preserve"> genotyped </w:t>
      </w:r>
      <w:r w:rsidR="001B62AE">
        <w:rPr>
          <w:rFonts w:ascii="Times New Roman" w:hAnsi="Times New Roman" w:cs="Times New Roman" w:hint="eastAsia"/>
        </w:rPr>
        <w:t xml:space="preserve">with three SNP markers responsible for </w:t>
      </w:r>
      <w:r w:rsidR="001B62AE">
        <w:rPr>
          <w:rFonts w:ascii="Times New Roman" w:hAnsi="Times New Roman" w:cs="Times New Roman"/>
        </w:rPr>
        <w:t>three</w:t>
      </w:r>
      <w:r w:rsidR="001B62AE">
        <w:rPr>
          <w:rFonts w:ascii="Times New Roman" w:hAnsi="Times New Roman" w:cs="Times New Roman" w:hint="eastAsia"/>
        </w:rPr>
        <w:t xml:space="preserve"> different casual mutations in gene </w:t>
      </w:r>
      <w:r w:rsidR="001B62AE" w:rsidRPr="00CC1BFE">
        <w:rPr>
          <w:rFonts w:ascii="Times New Roman" w:hAnsi="Times New Roman" w:cs="Times New Roman"/>
          <w:i/>
        </w:rPr>
        <w:t>TaMFT1</w:t>
      </w:r>
      <w:r w:rsidR="001B62AE">
        <w:rPr>
          <w:rFonts w:ascii="Times New Roman" w:hAnsi="Times New Roman" w:cs="Times New Roman" w:hint="eastAsia"/>
        </w:rPr>
        <w:t xml:space="preserve">. </w:t>
      </w:r>
      <w:del w:id="71" w:author="Mycorn Shao" w:date="2016-10-12T17:29:00Z">
        <w:r w:rsidR="001B62AE" w:rsidDel="0017274C">
          <w:rPr>
            <w:rFonts w:ascii="Times New Roman" w:hAnsi="Times New Roman" w:cs="Times New Roman" w:hint="eastAsia"/>
          </w:rPr>
          <w:delText xml:space="preserve"> </w:delText>
        </w:r>
      </w:del>
    </w:p>
    <w:p w14:paraId="23D9AD44" w14:textId="77777777" w:rsidR="00223422" w:rsidDel="0017274C" w:rsidRDefault="00223422" w:rsidP="006814D8">
      <w:pPr>
        <w:shd w:val="clear" w:color="auto" w:fill="FFFFFF"/>
        <w:tabs>
          <w:tab w:val="left" w:pos="2835"/>
          <w:tab w:val="left" w:pos="2977"/>
          <w:tab w:val="left" w:pos="3402"/>
        </w:tabs>
        <w:ind w:rightChars="345" w:right="828" w:hanging="1"/>
        <w:contextualSpacing/>
        <w:rPr>
          <w:del w:id="72" w:author="Mycorn Shao" w:date="2016-10-12T17:29:00Z"/>
          <w:rFonts w:ascii="Times New Roman" w:hAnsi="Times New Roman" w:cs="Times New Roman"/>
        </w:rPr>
      </w:pPr>
    </w:p>
    <w:p w14:paraId="707DE48A" w14:textId="71B03575" w:rsidR="002219A5" w:rsidRPr="007C1DDE" w:rsidRDefault="007C1DDE" w:rsidP="0017274C">
      <w:pPr>
        <w:shd w:val="clear" w:color="auto" w:fill="FFFFFF"/>
        <w:tabs>
          <w:tab w:val="left" w:pos="2835"/>
          <w:tab w:val="left" w:pos="2977"/>
          <w:tab w:val="left" w:pos="3402"/>
        </w:tabs>
        <w:ind w:rightChars="345" w:right="828" w:hanging="1"/>
        <w:contextualSpacing/>
        <w:rPr>
          <w:rFonts w:ascii="Times New Roman" w:hAnsi="Times New Roman" w:cs="Times New Roman"/>
          <w:color w:val="222222"/>
        </w:rPr>
      </w:pPr>
      <w:del w:id="73" w:author="Mycorn Shao" w:date="2016-10-12T17:29:00Z">
        <w:r w:rsidRPr="007C1DDE" w:rsidDel="0017274C">
          <w:rPr>
            <w:rFonts w:ascii="Times New Roman" w:hAnsi="Times New Roman" w:cs="Times New Roman"/>
          </w:rPr>
          <w:delText xml:space="preserve">    </w:delText>
        </w:r>
      </w:del>
      <w:r w:rsidR="002219A5" w:rsidRPr="007C1DDE">
        <w:rPr>
          <w:rFonts w:ascii="Times New Roman" w:hAnsi="Times New Roman" w:cs="Times New Roman"/>
        </w:rPr>
        <w:t xml:space="preserve">Significant association was observed for </w:t>
      </w:r>
      <w:r w:rsidR="00A901AD">
        <w:rPr>
          <w:rFonts w:ascii="Times New Roman" w:hAnsi="Times New Roman" w:cs="Times New Roman"/>
        </w:rPr>
        <w:t xml:space="preserve">all of these three casual SNP mutations </w:t>
      </w:r>
      <w:r w:rsidR="002219A5" w:rsidRPr="007C1DDE">
        <w:rPr>
          <w:rFonts w:ascii="Times New Roman" w:hAnsi="Times New Roman" w:cs="Times New Roman"/>
        </w:rPr>
        <w:t>(</w:t>
      </w:r>
      <w:r w:rsidR="00A901AD">
        <w:rPr>
          <w:rFonts w:ascii="Times New Roman" w:hAnsi="Times New Roman" w:cs="Times New Roman"/>
        </w:rPr>
        <w:t>p&lt;</w:t>
      </w:r>
      <w:r w:rsidR="00A901AD" w:rsidRPr="007C1DDE">
        <w:rPr>
          <w:rFonts w:ascii="Times New Roman" w:hAnsi="Times New Roman" w:cs="Times New Roman"/>
        </w:rPr>
        <w:t>0.05</w:t>
      </w:r>
      <w:r w:rsidR="002219A5" w:rsidRPr="007C1DDE">
        <w:rPr>
          <w:rFonts w:ascii="Times New Roman" w:hAnsi="Times New Roman" w:cs="Times New Roman"/>
        </w:rPr>
        <w:t xml:space="preserve">). </w:t>
      </w:r>
      <w:r w:rsidR="00A26F45">
        <w:rPr>
          <w:rFonts w:ascii="Times New Roman" w:hAnsi="Times New Roman" w:cs="Times New Roman"/>
          <w:color w:val="222222"/>
        </w:rPr>
        <w:t>SNP-222 in promoter region had</w:t>
      </w:r>
      <w:r w:rsidR="002219A5" w:rsidRPr="007C1DDE">
        <w:rPr>
          <w:rFonts w:ascii="Times New Roman" w:hAnsi="Times New Roman" w:cs="Times New Roman"/>
          <w:color w:val="222222"/>
        </w:rPr>
        <w:t xml:space="preserve"> higher correlation coefficient on sprouting rate (SPR) and germination index (GI) than coding region mutations (Table 5).</w:t>
      </w:r>
    </w:p>
    <w:p w14:paraId="50DF6557" w14:textId="77777777" w:rsidR="00325A38" w:rsidRPr="004202F5" w:rsidRDefault="00325A38" w:rsidP="006814D8">
      <w:pPr>
        <w:tabs>
          <w:tab w:val="left" w:pos="2835"/>
          <w:tab w:val="left" w:pos="2977"/>
          <w:tab w:val="left" w:pos="3402"/>
        </w:tabs>
        <w:ind w:rightChars="345" w:right="828" w:hanging="1"/>
        <w:contextualSpacing/>
        <w:rPr>
          <w:rFonts w:ascii="Times New Roman" w:hAnsi="Times New Roman" w:cs="Times New Roman"/>
          <w:sz w:val="20"/>
          <w:szCs w:val="20"/>
        </w:rPr>
      </w:pPr>
    </w:p>
    <w:p w14:paraId="51D542EC" w14:textId="48B514A0" w:rsidR="002219A5" w:rsidRPr="007C1DDE" w:rsidRDefault="007C1DDE" w:rsidP="006814D8">
      <w:pPr>
        <w:tabs>
          <w:tab w:val="left" w:pos="2835"/>
          <w:tab w:val="left" w:pos="2977"/>
          <w:tab w:val="left" w:pos="3402"/>
        </w:tabs>
        <w:ind w:rightChars="345" w:right="828" w:hanging="1"/>
        <w:contextualSpacing/>
        <w:rPr>
          <w:rFonts w:ascii="Times New Roman" w:hAnsi="Times New Roman" w:cs="Times New Roman"/>
          <w:color w:val="000000"/>
        </w:rPr>
      </w:pPr>
      <w:r w:rsidRPr="007C1DDE">
        <w:rPr>
          <w:rFonts w:ascii="Times New Roman" w:hAnsi="Times New Roman" w:cs="Times New Roman"/>
        </w:rPr>
        <w:t xml:space="preserve">    </w:t>
      </w:r>
      <w:r w:rsidR="00C42D96" w:rsidRPr="007C1DDE">
        <w:rPr>
          <w:rFonts w:ascii="Times New Roman" w:hAnsi="Times New Roman" w:cs="Times New Roman"/>
        </w:rPr>
        <w:t>Base on the haplotyp</w:t>
      </w:r>
      <w:r w:rsidR="00A602AC">
        <w:rPr>
          <w:rFonts w:ascii="Times New Roman" w:hAnsi="Times New Roman" w:cs="Times New Roman"/>
        </w:rPr>
        <w:t>e analyse</w:t>
      </w:r>
      <w:r w:rsidR="00C42D96" w:rsidRPr="007C1DDE">
        <w:rPr>
          <w:rFonts w:ascii="Times New Roman" w:hAnsi="Times New Roman" w:cs="Times New Roman"/>
        </w:rPr>
        <w:t xml:space="preserve">s and </w:t>
      </w:r>
      <w:r w:rsidR="00A602AC">
        <w:rPr>
          <w:rFonts w:ascii="Times New Roman" w:hAnsi="Times New Roman" w:cs="Times New Roman"/>
        </w:rPr>
        <w:t xml:space="preserve">multiple </w:t>
      </w:r>
      <w:r w:rsidR="00C42D96" w:rsidRPr="007C1DDE">
        <w:rPr>
          <w:rFonts w:ascii="Times New Roman" w:hAnsi="Times New Roman" w:cs="Times New Roman"/>
        </w:rPr>
        <w:t>comparing</w:t>
      </w:r>
      <w:r w:rsidR="00A602AC">
        <w:rPr>
          <w:rFonts w:ascii="Times New Roman" w:hAnsi="Times New Roman" w:cs="Times New Roman"/>
        </w:rPr>
        <w:t xml:space="preserve"> among haplotypes</w:t>
      </w:r>
      <w:r w:rsidR="00C42D96" w:rsidRPr="007C1DDE">
        <w:rPr>
          <w:rFonts w:ascii="Times New Roman" w:hAnsi="Times New Roman" w:cs="Times New Roman"/>
        </w:rPr>
        <w:t xml:space="preserve">, </w:t>
      </w:r>
      <w:r w:rsidR="00785CEC" w:rsidRPr="007C1DDE">
        <w:rPr>
          <w:rFonts w:ascii="Times New Roman" w:hAnsi="Times New Roman" w:cs="Times New Roman"/>
        </w:rPr>
        <w:t>the promoter SNP-222 mutation increased PHS and GI significantly and independentl</w:t>
      </w:r>
      <w:r w:rsidR="0098733B">
        <w:rPr>
          <w:rFonts w:ascii="Times New Roman" w:hAnsi="Times New Roman" w:cs="Times New Roman"/>
        </w:rPr>
        <w:t xml:space="preserve">y from coding region mutations based on the phenotype of haplotype SRR, SRS and SSS </w:t>
      </w:r>
      <w:proofErr w:type="gramStart"/>
      <w:r w:rsidR="0098733B">
        <w:rPr>
          <w:rFonts w:ascii="Times New Roman" w:hAnsi="Times New Roman" w:cs="Times New Roman"/>
        </w:rPr>
        <w:t>which  are</w:t>
      </w:r>
      <w:proofErr w:type="gramEnd"/>
      <w:r w:rsidR="0098733B">
        <w:rPr>
          <w:rFonts w:ascii="Times New Roman" w:hAnsi="Times New Roman" w:cs="Times New Roman"/>
        </w:rPr>
        <w:t xml:space="preserve"> higher than the haplotype RRR </w:t>
      </w:r>
      <w:r w:rsidR="0098733B" w:rsidRPr="007C1DDE">
        <w:rPr>
          <w:rFonts w:ascii="Times New Roman" w:hAnsi="Times New Roman" w:cs="Times New Roman"/>
        </w:rPr>
        <w:t>(Table 6 and Figure</w:t>
      </w:r>
      <w:r w:rsidR="0098733B">
        <w:rPr>
          <w:rFonts w:ascii="Times New Roman" w:hAnsi="Times New Roman" w:cs="Times New Roman"/>
        </w:rPr>
        <w:t xml:space="preserve">s 6, 7). </w:t>
      </w:r>
      <w:commentRangeStart w:id="74"/>
      <w:r w:rsidR="0098733B">
        <w:rPr>
          <w:rFonts w:ascii="Times New Roman" w:hAnsi="Times New Roman" w:cs="Times New Roman"/>
        </w:rPr>
        <w:t>T</w:t>
      </w:r>
      <w:r w:rsidR="00785CEC" w:rsidRPr="007C1DDE">
        <w:rPr>
          <w:rFonts w:ascii="Times New Roman" w:hAnsi="Times New Roman" w:cs="Times New Roman"/>
        </w:rPr>
        <w:t>he coding region mutation</w:t>
      </w:r>
      <w:r w:rsidR="009477DF">
        <w:rPr>
          <w:rFonts w:ascii="Times New Roman" w:hAnsi="Times New Roman" w:cs="Times New Roman"/>
        </w:rPr>
        <w:t xml:space="preserve">s, </w:t>
      </w:r>
      <w:r w:rsidR="0098733B">
        <w:rPr>
          <w:rFonts w:ascii="Times New Roman" w:hAnsi="Times New Roman" w:cs="Times New Roman"/>
        </w:rPr>
        <w:t>can</w:t>
      </w:r>
      <w:r w:rsidR="0098733B" w:rsidRPr="007C1DDE">
        <w:rPr>
          <w:rFonts w:ascii="Times New Roman" w:hAnsi="Times New Roman" w:cs="Times New Roman"/>
        </w:rPr>
        <w:t>not</w:t>
      </w:r>
      <w:r w:rsidR="00785CEC" w:rsidRPr="007C1DDE">
        <w:rPr>
          <w:rFonts w:ascii="Times New Roman" w:hAnsi="Times New Roman" w:cs="Times New Roman"/>
        </w:rPr>
        <w:t xml:space="preserve"> </w:t>
      </w:r>
      <w:r w:rsidR="001E19A3">
        <w:rPr>
          <w:rFonts w:ascii="Times New Roman" w:hAnsi="Times New Roman" w:cs="Times New Roman"/>
        </w:rPr>
        <w:t>affect</w:t>
      </w:r>
      <w:r w:rsidR="001E19A3" w:rsidRPr="007C1DDE">
        <w:rPr>
          <w:rFonts w:ascii="Times New Roman" w:hAnsi="Times New Roman" w:cs="Times New Roman"/>
        </w:rPr>
        <w:t xml:space="preserve"> </w:t>
      </w:r>
      <w:r w:rsidR="00785CEC" w:rsidRPr="007C1DDE">
        <w:rPr>
          <w:rFonts w:ascii="Times New Roman" w:hAnsi="Times New Roman" w:cs="Times New Roman"/>
        </w:rPr>
        <w:t xml:space="preserve">the PHS or GI significantly </w:t>
      </w:r>
      <w:r w:rsidR="00182EF7">
        <w:rPr>
          <w:rFonts w:ascii="Times New Roman" w:hAnsi="Times New Roman" w:cs="Times New Roman"/>
        </w:rPr>
        <w:t>showing</w:t>
      </w:r>
      <w:r w:rsidR="0098733B">
        <w:rPr>
          <w:rFonts w:ascii="Times New Roman" w:hAnsi="Times New Roman" w:cs="Times New Roman"/>
        </w:rPr>
        <w:t xml:space="preserve"> by haplotype </w:t>
      </w:r>
      <w:r w:rsidR="00182EF7">
        <w:rPr>
          <w:rFonts w:ascii="Times New Roman" w:hAnsi="Times New Roman" w:cs="Times New Roman"/>
        </w:rPr>
        <w:t>RRS and RSS,</w:t>
      </w:r>
      <w:r w:rsidR="0098733B">
        <w:rPr>
          <w:rFonts w:ascii="Times New Roman" w:hAnsi="Times New Roman" w:cs="Times New Roman"/>
        </w:rPr>
        <w:t xml:space="preserve"> however they can </w:t>
      </w:r>
      <w:r w:rsidR="00D4510B">
        <w:rPr>
          <w:rFonts w:ascii="Times New Roman" w:hAnsi="Times New Roman" w:cs="Times New Roman"/>
        </w:rPr>
        <w:t>enhance</w:t>
      </w:r>
      <w:r w:rsidR="0098733B">
        <w:rPr>
          <w:rFonts w:ascii="Times New Roman" w:hAnsi="Times New Roman" w:cs="Times New Roman"/>
        </w:rPr>
        <w:t xml:space="preserve"> the phenotypic effect of the promoter mutation </w:t>
      </w:r>
      <w:r w:rsidR="0098733B" w:rsidRPr="007C1DDE">
        <w:rPr>
          <w:rFonts w:ascii="Times New Roman" w:hAnsi="Times New Roman" w:cs="Times New Roman"/>
        </w:rPr>
        <w:t xml:space="preserve">SNP-222 </w:t>
      </w:r>
      <w:r w:rsidR="0098733B">
        <w:rPr>
          <w:rFonts w:ascii="Times New Roman" w:hAnsi="Times New Roman" w:cs="Times New Roman"/>
        </w:rPr>
        <w:t>demonstrated by haplotype SRS and SSS</w:t>
      </w:r>
      <w:r w:rsidR="00D4510B">
        <w:rPr>
          <w:rFonts w:ascii="Times New Roman" w:hAnsi="Times New Roman" w:cs="Times New Roman"/>
        </w:rPr>
        <w:t xml:space="preserve"> which </w:t>
      </w:r>
      <w:proofErr w:type="spellStart"/>
      <w:r w:rsidR="00D4510B">
        <w:rPr>
          <w:rFonts w:ascii="Times New Roman" w:hAnsi="Times New Roman" w:cs="Times New Roman"/>
        </w:rPr>
        <w:t>shew</w:t>
      </w:r>
      <w:proofErr w:type="spellEnd"/>
      <w:r w:rsidR="00D4510B">
        <w:rPr>
          <w:rFonts w:ascii="Times New Roman" w:hAnsi="Times New Roman" w:cs="Times New Roman"/>
        </w:rPr>
        <w:t xml:space="preserve"> higher PHS rate and GI than SRR haplotype</w:t>
      </w:r>
      <w:r w:rsidR="00182EF7">
        <w:rPr>
          <w:rFonts w:ascii="Times New Roman" w:hAnsi="Times New Roman" w:cs="Times New Roman"/>
        </w:rPr>
        <w:t xml:space="preserve"> </w:t>
      </w:r>
      <w:r w:rsidR="00182EF7" w:rsidRPr="007C1DDE">
        <w:rPr>
          <w:rFonts w:ascii="Times New Roman" w:hAnsi="Times New Roman" w:cs="Times New Roman"/>
        </w:rPr>
        <w:t>(Table 6 and Figure</w:t>
      </w:r>
      <w:r w:rsidR="00182EF7">
        <w:rPr>
          <w:rFonts w:ascii="Times New Roman" w:hAnsi="Times New Roman" w:cs="Times New Roman"/>
        </w:rPr>
        <w:t>s</w:t>
      </w:r>
      <w:r w:rsidR="00182EF7" w:rsidRPr="007C1DDE">
        <w:rPr>
          <w:rFonts w:ascii="Times New Roman" w:hAnsi="Times New Roman" w:cs="Times New Roman"/>
        </w:rPr>
        <w:t xml:space="preserve"> 6, 7)</w:t>
      </w:r>
      <w:r w:rsidR="00785CEC" w:rsidRPr="007C1DDE">
        <w:rPr>
          <w:rFonts w:ascii="Times New Roman" w:hAnsi="Times New Roman" w:cs="Times New Roman"/>
        </w:rPr>
        <w:t xml:space="preserve">. </w:t>
      </w:r>
      <w:commentRangeEnd w:id="74"/>
      <w:r w:rsidR="00803FCA">
        <w:rPr>
          <w:rStyle w:val="ab"/>
        </w:rPr>
        <w:commentReference w:id="74"/>
      </w:r>
    </w:p>
    <w:p w14:paraId="0EB6E812" w14:textId="77777777" w:rsidR="007C1DDE" w:rsidRPr="007C1DDE" w:rsidRDefault="007C1DDE" w:rsidP="006814D8">
      <w:pPr>
        <w:tabs>
          <w:tab w:val="left" w:pos="2835"/>
          <w:tab w:val="left" w:pos="2977"/>
          <w:tab w:val="left" w:pos="3402"/>
        </w:tabs>
        <w:ind w:rightChars="345" w:right="828" w:hanging="1"/>
        <w:contextualSpacing/>
        <w:rPr>
          <w:rFonts w:ascii="Times New Roman" w:hAnsi="Times New Roman" w:cs="Times New Roman"/>
          <w:b/>
        </w:rPr>
      </w:pPr>
    </w:p>
    <w:p w14:paraId="6E4C7372" w14:textId="77777777" w:rsidR="00441E62" w:rsidRDefault="00441E62" w:rsidP="006814D8">
      <w:pPr>
        <w:tabs>
          <w:tab w:val="left" w:pos="2835"/>
          <w:tab w:val="left" w:pos="2977"/>
          <w:tab w:val="left" w:pos="3402"/>
        </w:tabs>
        <w:ind w:rightChars="345" w:right="828" w:hanging="1"/>
        <w:contextualSpacing/>
        <w:rPr>
          <w:rFonts w:ascii="Times New Roman" w:hAnsi="Times New Roman" w:cs="Times New Roman"/>
          <w:b/>
          <w:sz w:val="32"/>
          <w:szCs w:val="32"/>
        </w:rPr>
      </w:pPr>
      <w:r>
        <w:rPr>
          <w:rFonts w:ascii="Times New Roman" w:hAnsi="Times New Roman" w:cs="Times New Roman"/>
          <w:b/>
          <w:sz w:val="32"/>
          <w:szCs w:val="32"/>
        </w:rPr>
        <w:br w:type="page"/>
      </w:r>
    </w:p>
    <w:p w14:paraId="2B1F4E26" w14:textId="72829DA5" w:rsidR="002B10D5" w:rsidRPr="007C1DDE" w:rsidRDefault="002B10D5" w:rsidP="00503D4F">
      <w:pPr>
        <w:tabs>
          <w:tab w:val="left" w:pos="2835"/>
          <w:tab w:val="left" w:pos="2977"/>
          <w:tab w:val="left" w:pos="3402"/>
        </w:tabs>
        <w:ind w:rightChars="345" w:right="828" w:hanging="1"/>
        <w:contextualSpacing/>
        <w:rPr>
          <w:rFonts w:ascii="Times New Roman" w:hAnsi="Times New Roman" w:cs="Times New Roman"/>
        </w:rPr>
      </w:pPr>
      <w:r w:rsidRPr="005A16D3">
        <w:rPr>
          <w:rFonts w:ascii="Times New Roman" w:hAnsi="Times New Roman" w:cs="Times New Roman"/>
          <w:b/>
          <w:sz w:val="32"/>
          <w:szCs w:val="32"/>
        </w:rPr>
        <w:t>Discussion</w:t>
      </w:r>
    </w:p>
    <w:p w14:paraId="6B05E157" w14:textId="77777777" w:rsidR="002B10D5" w:rsidRPr="007C1DDE" w:rsidRDefault="002B10D5"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Genetic linkage map construction</w:t>
      </w:r>
    </w:p>
    <w:p w14:paraId="5BA2C921" w14:textId="53CB2610" w:rsidR="002B10D5" w:rsidRPr="007C1DDE" w:rsidRDefault="002B10D5"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Genotyping by sequencing is an</w:t>
      </w:r>
      <w:r w:rsidR="003537B6">
        <w:rPr>
          <w:rFonts w:ascii="Times New Roman" w:hAnsi="Times New Roman" w:cs="Times New Roman"/>
        </w:rPr>
        <w:t xml:space="preserve"> efficient and effective method</w:t>
      </w:r>
      <w:r w:rsidRPr="007C1DDE">
        <w:rPr>
          <w:rFonts w:ascii="Times New Roman" w:hAnsi="Times New Roman" w:cs="Times New Roman"/>
        </w:rPr>
        <w:t xml:space="preserve"> to genotype the mapping population </w:t>
      </w:r>
      <w:r w:rsidR="003537B6">
        <w:rPr>
          <w:rFonts w:ascii="Times New Roman" w:hAnsi="Times New Roman" w:cs="Times New Roman"/>
        </w:rPr>
        <w:t>and</w:t>
      </w:r>
      <w:r w:rsidRPr="007C1DDE">
        <w:rPr>
          <w:rFonts w:ascii="Times New Roman" w:hAnsi="Times New Roman" w:cs="Times New Roman"/>
        </w:rPr>
        <w:t xml:space="preserve"> construct a putative linkage map</w:t>
      </w:r>
      <w:r w:rsidR="009E7B69" w:rsidRPr="007C1DDE">
        <w:rPr>
          <w:rFonts w:ascii="Times New Roman" w:hAnsi="Times New Roman" w:cs="Times New Roman"/>
        </w:rPr>
        <w:t xml:space="preserve"> for QTL mapping</w:t>
      </w:r>
      <w:r w:rsidR="00724391" w:rsidRPr="007C1DDE">
        <w:rPr>
          <w:rFonts w:ascii="Times New Roman" w:hAnsi="Times New Roman" w:cs="Times New Roman"/>
        </w:rPr>
        <w:t xml:space="preserve"> </w:t>
      </w:r>
      <w:r w:rsidR="00724391" w:rsidRPr="007C1DDE">
        <w:rPr>
          <w:rFonts w:ascii="Times New Roman" w:hAnsi="Times New Roman" w:cs="Times New Roman"/>
        </w:rPr>
        <w:fldChar w:fldCharType="begin">
          <w:fldData xml:space="preserve">PEVuZE5vdGU+PENpdGU+PEF1dGhvcj5SaWZlPC9BdXRob3I+PFllYXI+MjAxNTwvWWVhcj48UmVj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</w:fldData>
        </w:fldChar>
      </w:r>
      <w:r w:rsidR="001D264F">
        <w:rPr>
          <w:rFonts w:ascii="Times New Roman" w:hAnsi="Times New Roman" w:cs="Times New Roman"/>
        </w:rPr>
        <w:instrText xml:space="preserve"> ADDIN EN.CITE </w:instrText>
      </w:r>
      <w:r w:rsidR="001D264F">
        <w:rPr>
          <w:rFonts w:ascii="Times New Roman" w:hAnsi="Times New Roman" w:cs="Times New Roman"/>
        </w:rPr>
        <w:fldChar w:fldCharType="begin">
          <w:fldData xml:space="preserve">PEVuZE5vdGU+PENpdGU+PEF1dGhvcj5SaWZlPC9BdXRob3I+PFllYXI+MjAxNTwvWWVhcj48UmVj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</w:fldData>
        </w:fldChar>
      </w:r>
      <w:r w:rsidR="001D264F">
        <w:rPr>
          <w:rFonts w:ascii="Times New Roman" w:hAnsi="Times New Roman" w:cs="Times New Roman"/>
        </w:rPr>
        <w:instrText xml:space="preserve"> ADDIN EN.CITE.DATA </w:instrText>
      </w:r>
      <w:r w:rsidR="001D264F">
        <w:rPr>
          <w:rFonts w:ascii="Times New Roman" w:hAnsi="Times New Roman" w:cs="Times New Roman"/>
        </w:rPr>
      </w:r>
      <w:r w:rsidR="001D264F">
        <w:rPr>
          <w:rFonts w:ascii="Times New Roman" w:hAnsi="Times New Roman" w:cs="Times New Roman"/>
        </w:rPr>
        <w:fldChar w:fldCharType="end"/>
      </w:r>
      <w:r w:rsidR="00724391" w:rsidRPr="007C1DDE">
        <w:rPr>
          <w:rFonts w:ascii="Times New Roman" w:hAnsi="Times New Roman" w:cs="Times New Roman"/>
        </w:rPr>
      </w:r>
      <w:r w:rsidR="00724391"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Poland</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2012a; </w:t>
      </w:r>
      <w:r w:rsidR="001D264F" w:rsidRPr="001D264F">
        <w:rPr>
          <w:rFonts w:ascii="Times New Roman" w:hAnsi="Times New Roman" w:cs="Times New Roman"/>
          <w:smallCaps/>
          <w:noProof/>
        </w:rPr>
        <w:t>Poland</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2012b; </w:t>
      </w:r>
      <w:r w:rsidR="001D264F" w:rsidRPr="001D264F">
        <w:rPr>
          <w:rFonts w:ascii="Times New Roman" w:hAnsi="Times New Roman" w:cs="Times New Roman"/>
          <w:smallCaps/>
          <w:noProof/>
        </w:rPr>
        <w:t>Chen</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2013; </w:t>
      </w:r>
      <w:r w:rsidR="001D264F" w:rsidRPr="001D264F">
        <w:rPr>
          <w:rFonts w:ascii="Times New Roman" w:hAnsi="Times New Roman" w:cs="Times New Roman"/>
          <w:smallCaps/>
          <w:noProof/>
        </w:rPr>
        <w:t>Spindel</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2013; </w:t>
      </w:r>
      <w:r w:rsidR="001D264F" w:rsidRPr="001D264F">
        <w:rPr>
          <w:rFonts w:ascii="Times New Roman" w:hAnsi="Times New Roman" w:cs="Times New Roman"/>
          <w:smallCaps/>
          <w:noProof/>
        </w:rPr>
        <w:t>Rife</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2015)</w:t>
      </w:r>
      <w:r w:rsidR="00724391" w:rsidRPr="007C1DDE">
        <w:rPr>
          <w:rFonts w:ascii="Times New Roman" w:hAnsi="Times New Roman" w:cs="Times New Roman"/>
        </w:rPr>
        <w:fldChar w:fldCharType="end"/>
      </w:r>
      <w:r w:rsidRPr="007C1DDE">
        <w:rPr>
          <w:rFonts w:ascii="Times New Roman" w:hAnsi="Times New Roman" w:cs="Times New Roman"/>
        </w:rPr>
        <w:t xml:space="preserve">. </w:t>
      </w:r>
      <w:r w:rsidR="009E7B69" w:rsidRPr="007C1DDE">
        <w:rPr>
          <w:rFonts w:ascii="Times New Roman" w:hAnsi="Times New Roman" w:cs="Times New Roman"/>
        </w:rPr>
        <w:t xml:space="preserve">In this study, </w:t>
      </w:r>
      <w:proofErr w:type="gramStart"/>
      <w:r w:rsidR="009E7B69" w:rsidRPr="007C1DDE">
        <w:rPr>
          <w:rFonts w:ascii="Times New Roman" w:hAnsi="Times New Roman" w:cs="Times New Roman"/>
        </w:rPr>
        <w:t>a</w:t>
      </w:r>
      <w:r w:rsidRPr="007C1DDE">
        <w:rPr>
          <w:rFonts w:ascii="Times New Roman" w:hAnsi="Times New Roman" w:cs="Times New Roman"/>
        </w:rPr>
        <w:t xml:space="preserve">ll of the 21 </w:t>
      </w:r>
      <w:r w:rsidR="003537B6">
        <w:rPr>
          <w:rFonts w:ascii="Times New Roman" w:hAnsi="Times New Roman" w:cs="Times New Roman"/>
        </w:rPr>
        <w:t xml:space="preserve">wheat </w:t>
      </w:r>
      <w:r w:rsidRPr="007C1DDE">
        <w:rPr>
          <w:rFonts w:ascii="Times New Roman" w:hAnsi="Times New Roman" w:cs="Times New Roman"/>
        </w:rPr>
        <w:t xml:space="preserve">chromosomes were covered by GBS markers at 1.25 </w:t>
      </w:r>
      <w:proofErr w:type="spellStart"/>
      <w:r w:rsidRPr="007C1DDE">
        <w:rPr>
          <w:rFonts w:ascii="Times New Roman" w:hAnsi="Times New Roman" w:cs="Times New Roman"/>
        </w:rPr>
        <w:t>cM</w:t>
      </w:r>
      <w:proofErr w:type="spellEnd"/>
      <w:r w:rsidRPr="007C1DDE">
        <w:rPr>
          <w:rFonts w:ascii="Times New Roman" w:hAnsi="Times New Roman" w:cs="Times New Roman"/>
        </w:rPr>
        <w:t xml:space="preserve"> genetic distance per marker</w:t>
      </w:r>
      <w:proofErr w:type="gramEnd"/>
      <w:r w:rsidRPr="007C1DDE">
        <w:rPr>
          <w:rFonts w:ascii="Times New Roman" w:hAnsi="Times New Roman" w:cs="Times New Roman"/>
        </w:rPr>
        <w:t xml:space="preserve">. </w:t>
      </w:r>
      <w:r w:rsidR="009E7B69" w:rsidRPr="007C1DDE">
        <w:rPr>
          <w:rFonts w:ascii="Times New Roman" w:hAnsi="Times New Roman" w:cs="Times New Roman"/>
        </w:rPr>
        <w:t>Only o</w:t>
      </w:r>
      <w:r w:rsidRPr="007C1DDE">
        <w:rPr>
          <w:rFonts w:ascii="Times New Roman" w:hAnsi="Times New Roman" w:cs="Times New Roman"/>
        </w:rPr>
        <w:t xml:space="preserve">ne quarter of the markers </w:t>
      </w:r>
      <w:proofErr w:type="gramStart"/>
      <w:r w:rsidRPr="007C1DDE">
        <w:rPr>
          <w:rFonts w:ascii="Times New Roman" w:hAnsi="Times New Roman" w:cs="Times New Roman"/>
        </w:rPr>
        <w:t>were</w:t>
      </w:r>
      <w:proofErr w:type="gramEnd"/>
      <w:r w:rsidRPr="007C1DDE">
        <w:rPr>
          <w:rFonts w:ascii="Times New Roman" w:hAnsi="Times New Roman" w:cs="Times New Roman"/>
        </w:rPr>
        <w:t xml:space="preserve"> mapped on D genome which has the least genome size co</w:t>
      </w:r>
      <w:r w:rsidR="009E7B69" w:rsidRPr="007C1DDE">
        <w:rPr>
          <w:rFonts w:ascii="Times New Roman" w:hAnsi="Times New Roman" w:cs="Times New Roman"/>
        </w:rPr>
        <w:t>m</w:t>
      </w:r>
      <w:r w:rsidRPr="007C1DDE">
        <w:rPr>
          <w:rFonts w:ascii="Times New Roman" w:hAnsi="Times New Roman" w:cs="Times New Roman"/>
        </w:rPr>
        <w:t xml:space="preserve">paring </w:t>
      </w:r>
      <w:r w:rsidR="009E7B69" w:rsidRPr="007C1DDE">
        <w:rPr>
          <w:rFonts w:ascii="Times New Roman" w:hAnsi="Times New Roman" w:cs="Times New Roman"/>
        </w:rPr>
        <w:t xml:space="preserve">to </w:t>
      </w:r>
      <w:r w:rsidRPr="007C1DDE">
        <w:rPr>
          <w:rFonts w:ascii="Times New Roman" w:hAnsi="Times New Roman" w:cs="Times New Roman"/>
        </w:rPr>
        <w:t>A an</w:t>
      </w:r>
      <w:r w:rsidR="009E7B69" w:rsidRPr="007C1DDE">
        <w:rPr>
          <w:rFonts w:ascii="Times New Roman" w:hAnsi="Times New Roman" w:cs="Times New Roman"/>
        </w:rPr>
        <w:t>d B genomes of common wheat (Figure</w:t>
      </w:r>
      <w:r w:rsidR="00636859" w:rsidRPr="007C1DDE">
        <w:rPr>
          <w:rFonts w:ascii="Times New Roman" w:hAnsi="Times New Roman" w:cs="Times New Roman"/>
        </w:rPr>
        <w:t xml:space="preserve"> 2</w:t>
      </w:r>
      <w:r w:rsidRPr="007C1DDE">
        <w:rPr>
          <w:rFonts w:ascii="Times New Roman" w:hAnsi="Times New Roman" w:cs="Times New Roman"/>
        </w:rPr>
        <w:t>).</w:t>
      </w:r>
      <w:r w:rsidR="009E7B69" w:rsidRPr="007C1DDE">
        <w:rPr>
          <w:rFonts w:ascii="Times New Roman" w:hAnsi="Times New Roman" w:cs="Times New Roman"/>
        </w:rPr>
        <w:t xml:space="preserve"> Especially for 4D chromosome, there </w:t>
      </w:r>
      <w:r w:rsidR="00636859" w:rsidRPr="007C1DDE">
        <w:rPr>
          <w:rFonts w:ascii="Times New Roman" w:hAnsi="Times New Roman" w:cs="Times New Roman"/>
        </w:rPr>
        <w:t>were</w:t>
      </w:r>
      <w:r w:rsidR="009E7B69" w:rsidRPr="007C1DDE">
        <w:rPr>
          <w:rFonts w:ascii="Times New Roman" w:hAnsi="Times New Roman" w:cs="Times New Roman"/>
        </w:rPr>
        <w:t xml:space="preserve"> only two markers mapped in this group. </w:t>
      </w:r>
      <w:r w:rsidR="008A7B76">
        <w:rPr>
          <w:rFonts w:ascii="Times New Roman" w:hAnsi="Times New Roman" w:cs="Times New Roman"/>
        </w:rPr>
        <w:t xml:space="preserve">A previous study </w:t>
      </w:r>
      <w:r w:rsidR="008A7B76" w:rsidRPr="007C1DDE">
        <w:rPr>
          <w:rFonts w:ascii="Times New Roman" w:hAnsi="Times New Roman" w:cs="Times New Roman"/>
        </w:rPr>
        <w:fldChar w:fldCharType="begin">
          <w:fldData xml:space="preserve">PEVuZE5vdGU+PENpdGU+PEF1dGhvcj5NYXllcjwvQXV0aG9yPjxZZWFyPjIwMTQ8L1llYXI+PFJl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L2FsdC1wZXJpb2RpY2FsPjx2b2x1bWU+MzQ1PC92b2x1bWU+PG51bWJlcj42MTk0PC9udW1iZXI+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</w:fldData>
        </w:fldChar>
      </w:r>
      <w:r w:rsidR="001D264F">
        <w:rPr>
          <w:rFonts w:ascii="Times New Roman" w:hAnsi="Times New Roman" w:cs="Times New Roman"/>
        </w:rPr>
        <w:instrText xml:space="preserve"> ADDIN EN.CITE </w:instrText>
      </w:r>
      <w:r w:rsidR="001D264F">
        <w:rPr>
          <w:rFonts w:ascii="Times New Roman" w:hAnsi="Times New Roman" w:cs="Times New Roman"/>
        </w:rPr>
        <w:fldChar w:fldCharType="begin">
          <w:fldData xml:space="preserve">PEVuZE5vdGU+PENpdGU+PEF1dGhvcj5NYXllcjwvQXV0aG9yPjxZZWFyPjIwMTQ8L1llYXI+PFJl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L2FsdC1wZXJpb2RpY2FsPjx2b2x1bWU+MzQ1PC92b2x1bWU+PG51bWJlcj42MTk0PC9udW1iZXI+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</w:fldData>
        </w:fldChar>
      </w:r>
      <w:r w:rsidR="001D264F">
        <w:rPr>
          <w:rFonts w:ascii="Times New Roman" w:hAnsi="Times New Roman" w:cs="Times New Roman"/>
        </w:rPr>
        <w:instrText xml:space="preserve"> ADDIN EN.CITE.DATA </w:instrText>
      </w:r>
      <w:r w:rsidR="001D264F">
        <w:rPr>
          <w:rFonts w:ascii="Times New Roman" w:hAnsi="Times New Roman" w:cs="Times New Roman"/>
        </w:rPr>
      </w:r>
      <w:r w:rsidR="001D264F">
        <w:rPr>
          <w:rFonts w:ascii="Times New Roman" w:hAnsi="Times New Roman" w:cs="Times New Roman"/>
        </w:rPr>
        <w:fldChar w:fldCharType="end"/>
      </w:r>
      <w:r w:rsidR="008A7B76" w:rsidRPr="007C1DDE">
        <w:rPr>
          <w:rFonts w:ascii="Times New Roman" w:hAnsi="Times New Roman" w:cs="Times New Roman"/>
        </w:rPr>
      </w:r>
      <w:r w:rsidR="008A7B76"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Mayer</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2014)</w:t>
      </w:r>
      <w:r w:rsidR="008A7B76" w:rsidRPr="007C1DDE">
        <w:rPr>
          <w:rFonts w:ascii="Times New Roman" w:hAnsi="Times New Roman" w:cs="Times New Roman"/>
        </w:rPr>
        <w:fldChar w:fldCharType="end"/>
      </w:r>
      <w:r w:rsidR="008A7B76">
        <w:rPr>
          <w:rFonts w:ascii="Times New Roman" w:hAnsi="Times New Roman" w:cs="Times New Roman"/>
        </w:rPr>
        <w:t xml:space="preserve"> also found that</w:t>
      </w:r>
      <w:r w:rsidR="009E7B69" w:rsidRPr="007C1DDE">
        <w:rPr>
          <w:rFonts w:ascii="Times New Roman" w:hAnsi="Times New Roman" w:cs="Times New Roman"/>
        </w:rPr>
        <w:t xml:space="preserve"> 4D chromosome </w:t>
      </w:r>
      <w:r w:rsidR="008A7B76">
        <w:rPr>
          <w:rFonts w:ascii="Times New Roman" w:hAnsi="Times New Roman" w:cs="Times New Roman"/>
        </w:rPr>
        <w:t>was</w:t>
      </w:r>
      <w:r w:rsidR="008A7B76" w:rsidRPr="007C1DDE">
        <w:rPr>
          <w:rFonts w:ascii="Times New Roman" w:hAnsi="Times New Roman" w:cs="Times New Roman"/>
        </w:rPr>
        <w:t xml:space="preserve"> </w:t>
      </w:r>
      <w:r w:rsidR="00473257" w:rsidRPr="007C1DDE">
        <w:rPr>
          <w:rFonts w:ascii="Times New Roman" w:hAnsi="Times New Roman" w:cs="Times New Roman"/>
        </w:rPr>
        <w:t xml:space="preserve">relatively </w:t>
      </w:r>
      <w:r w:rsidR="009E7B69" w:rsidRPr="007C1DDE">
        <w:rPr>
          <w:rFonts w:ascii="Times New Roman" w:hAnsi="Times New Roman" w:cs="Times New Roman"/>
        </w:rPr>
        <w:t>small</w:t>
      </w:r>
      <w:r w:rsidR="008A7B76">
        <w:rPr>
          <w:rFonts w:ascii="Times New Roman" w:hAnsi="Times New Roman" w:cs="Times New Roman"/>
        </w:rPr>
        <w:t>er than others</w:t>
      </w:r>
      <w:r w:rsidR="009E7B69" w:rsidRPr="007C1DDE">
        <w:rPr>
          <w:rFonts w:ascii="Times New Roman" w:hAnsi="Times New Roman" w:cs="Times New Roman"/>
        </w:rPr>
        <w:t xml:space="preserve">. </w:t>
      </w:r>
      <w:r w:rsidR="008A7B76">
        <w:rPr>
          <w:rFonts w:ascii="Times New Roman" w:hAnsi="Times New Roman" w:cs="Times New Roman"/>
        </w:rPr>
        <w:t xml:space="preserve">Less markers on D genome might also be due to </w:t>
      </w:r>
      <w:r w:rsidR="009E7B69" w:rsidRPr="007C1DDE">
        <w:rPr>
          <w:rFonts w:ascii="Times New Roman" w:hAnsi="Times New Roman" w:cs="Times New Roman"/>
        </w:rPr>
        <w:t>samp</w:t>
      </w:r>
      <w:r w:rsidR="003537B6">
        <w:rPr>
          <w:rFonts w:ascii="Times New Roman" w:hAnsi="Times New Roman" w:cs="Times New Roman"/>
        </w:rPr>
        <w:t>ling bias during GBS genotyping</w:t>
      </w:r>
      <w:r w:rsidR="008A7B76">
        <w:rPr>
          <w:rFonts w:ascii="Times New Roman" w:hAnsi="Times New Roman" w:cs="Times New Roman"/>
        </w:rPr>
        <w:t xml:space="preserve"> and only part of D genome </w:t>
      </w:r>
      <w:r w:rsidR="00095F90">
        <w:rPr>
          <w:rFonts w:ascii="Times New Roman" w:hAnsi="Times New Roman" w:cs="Times New Roman"/>
        </w:rPr>
        <w:t>might have been</w:t>
      </w:r>
      <w:r w:rsidR="008A7B76">
        <w:rPr>
          <w:rFonts w:ascii="Times New Roman" w:hAnsi="Times New Roman" w:cs="Times New Roman"/>
        </w:rPr>
        <w:t xml:space="preserve"> </w:t>
      </w:r>
      <w:proofErr w:type="gramStart"/>
      <w:r w:rsidR="008A7B76">
        <w:rPr>
          <w:rFonts w:ascii="Times New Roman" w:hAnsi="Times New Roman" w:cs="Times New Roman"/>
        </w:rPr>
        <w:t>digested(</w:t>
      </w:r>
      <w:proofErr w:type="gramEnd"/>
      <w:r w:rsidR="008A7B76">
        <w:rPr>
          <w:rFonts w:ascii="Times New Roman" w:hAnsi="Times New Roman" w:cs="Times New Roman"/>
        </w:rPr>
        <w:t>ref?)</w:t>
      </w:r>
      <w:r w:rsidR="00636859" w:rsidRPr="007C1DDE">
        <w:rPr>
          <w:rFonts w:ascii="Times New Roman" w:hAnsi="Times New Roman" w:cs="Times New Roman"/>
        </w:rPr>
        <w:t>.</w:t>
      </w:r>
      <w:r w:rsidR="00473257" w:rsidRPr="007C1DDE">
        <w:rPr>
          <w:rFonts w:ascii="Times New Roman" w:hAnsi="Times New Roman" w:cs="Times New Roman"/>
        </w:rPr>
        <w:t xml:space="preserve"> </w:t>
      </w:r>
    </w:p>
    <w:p w14:paraId="2CF33DDD" w14:textId="77777777" w:rsidR="00473257" w:rsidRPr="007C1DDE" w:rsidRDefault="00473257" w:rsidP="006814D8">
      <w:pPr>
        <w:tabs>
          <w:tab w:val="left" w:pos="2835"/>
          <w:tab w:val="left" w:pos="2977"/>
          <w:tab w:val="left" w:pos="3402"/>
        </w:tabs>
        <w:ind w:rightChars="345" w:right="828" w:hanging="1"/>
        <w:contextualSpacing/>
        <w:rPr>
          <w:rFonts w:ascii="Times New Roman" w:hAnsi="Times New Roman" w:cs="Times New Roman"/>
          <w:b/>
        </w:rPr>
      </w:pPr>
    </w:p>
    <w:p w14:paraId="0F0AE104" w14:textId="393EBBC9" w:rsidR="002B10D5" w:rsidRPr="007C1DDE" w:rsidRDefault="002B10D5"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QTL analyses </w:t>
      </w:r>
      <w:del w:id="75" w:author="Mycorn Shao" w:date="2016-10-12T17:09:00Z">
        <w:r w:rsidRPr="007C1DDE" w:rsidDel="001821D9">
          <w:rPr>
            <w:rFonts w:ascii="Times New Roman" w:hAnsi="Times New Roman" w:cs="Times New Roman"/>
            <w:b/>
          </w:rPr>
          <w:delText>and validation</w:delText>
        </w:r>
      </w:del>
    </w:p>
    <w:p w14:paraId="5E057BE2" w14:textId="77777777" w:rsidR="001821D9" w:rsidRDefault="002B10D5" w:rsidP="001821D9">
      <w:pPr>
        <w:tabs>
          <w:tab w:val="left" w:pos="2835"/>
          <w:tab w:val="left" w:pos="2977"/>
          <w:tab w:val="left" w:pos="3402"/>
        </w:tabs>
        <w:ind w:rightChars="345" w:right="828" w:hanging="1"/>
        <w:contextualSpacing/>
        <w:rPr>
          <w:ins w:id="76" w:author="Mycorn Shao" w:date="2016-10-12T17:15:00Z"/>
          <w:rFonts w:ascii="Times New Roman" w:hAnsi="Times New Roman" w:cs="Times New Roman"/>
        </w:rPr>
      </w:pPr>
      <w:r w:rsidRPr="007C1DDE">
        <w:rPr>
          <w:rFonts w:ascii="Times New Roman" w:hAnsi="Times New Roman" w:cs="Times New Roman"/>
        </w:rPr>
        <w:t xml:space="preserve">The major </w:t>
      </w:r>
      <w:r w:rsidR="00E82DA5" w:rsidRPr="007C1DDE">
        <w:rPr>
          <w:rFonts w:ascii="Times New Roman" w:hAnsi="Times New Roman" w:cs="Times New Roman"/>
        </w:rPr>
        <w:t xml:space="preserve">PHS resistance </w:t>
      </w:r>
      <w:r w:rsidRPr="007C1DDE">
        <w:rPr>
          <w:rFonts w:ascii="Times New Roman" w:hAnsi="Times New Roman" w:cs="Times New Roman"/>
        </w:rPr>
        <w:t xml:space="preserve">QTL was </w:t>
      </w:r>
      <w:r w:rsidR="00E82DA5" w:rsidRPr="007C1DDE">
        <w:rPr>
          <w:rFonts w:ascii="Times New Roman" w:hAnsi="Times New Roman" w:cs="Times New Roman"/>
        </w:rPr>
        <w:t>located</w:t>
      </w:r>
      <w:r w:rsidRPr="007C1DDE">
        <w:rPr>
          <w:rFonts w:ascii="Times New Roman" w:hAnsi="Times New Roman" w:cs="Times New Roman"/>
        </w:rPr>
        <w:t xml:space="preserve"> in the same region on </w:t>
      </w:r>
      <w:r w:rsidR="00473257" w:rsidRPr="007C1DDE">
        <w:rPr>
          <w:rFonts w:ascii="Times New Roman" w:hAnsi="Times New Roman" w:cs="Times New Roman"/>
        </w:rPr>
        <w:t>3</w:t>
      </w:r>
      <w:r w:rsidRPr="007C1DDE">
        <w:rPr>
          <w:rFonts w:ascii="Times New Roman" w:hAnsi="Times New Roman" w:cs="Times New Roman"/>
        </w:rPr>
        <w:t xml:space="preserve">AS chromosome as reported by many other scientists. </w:t>
      </w:r>
      <w:ins w:id="77" w:author="Mycorn Shao" w:date="2016-10-12T17:15:00Z">
        <w:r w:rsidR="001821D9" w:rsidRPr="007C1DDE">
          <w:rPr>
            <w:rFonts w:ascii="Times New Roman" w:hAnsi="Times New Roman" w:cs="Times New Roman"/>
          </w:rPr>
          <w:t>This major QTL w</w:t>
        </w:r>
        <w:r w:rsidR="001821D9">
          <w:rPr>
            <w:rFonts w:ascii="Times New Roman" w:hAnsi="Times New Roman" w:cs="Times New Roman"/>
          </w:rPr>
          <w:t>as</w:t>
        </w:r>
        <w:r w:rsidR="001821D9" w:rsidRPr="007C1DDE">
          <w:rPr>
            <w:rFonts w:ascii="Times New Roman" w:hAnsi="Times New Roman" w:cs="Times New Roman"/>
          </w:rPr>
          <w:t xml:space="preserve"> consistently detected in three different environments, two seasons in greenhouse and one season in </w:t>
        </w:r>
        <w:proofErr w:type="spellStart"/>
        <w:r w:rsidR="001821D9" w:rsidRPr="007C1DDE">
          <w:rPr>
            <w:rFonts w:ascii="Times New Roman" w:hAnsi="Times New Roman" w:cs="Times New Roman"/>
          </w:rPr>
          <w:t>rain</w:t>
        </w:r>
        <w:r w:rsidR="001821D9">
          <w:rPr>
            <w:rFonts w:ascii="Times New Roman" w:hAnsi="Times New Roman" w:cs="Times New Roman"/>
          </w:rPr>
          <w:t>fed</w:t>
        </w:r>
        <w:proofErr w:type="spellEnd"/>
        <w:r w:rsidR="001821D9" w:rsidRPr="007C1DDE">
          <w:rPr>
            <w:rFonts w:ascii="Times New Roman" w:hAnsi="Times New Roman" w:cs="Times New Roman"/>
          </w:rPr>
          <w:t xml:space="preserve"> land of western Kansas where is the most important white winter wheat producing area in United States. The stability of this QTL </w:t>
        </w:r>
        <w:r w:rsidR="001821D9">
          <w:rPr>
            <w:rFonts w:ascii="Times New Roman" w:hAnsi="Times New Roman" w:cs="Times New Roman"/>
          </w:rPr>
          <w:t>indicates</w:t>
        </w:r>
        <w:r w:rsidR="001821D9" w:rsidRPr="007C1DDE">
          <w:rPr>
            <w:rFonts w:ascii="Times New Roman" w:hAnsi="Times New Roman" w:cs="Times New Roman"/>
          </w:rPr>
          <w:t xml:space="preserve"> </w:t>
        </w:r>
        <w:r w:rsidR="001821D9">
          <w:rPr>
            <w:rFonts w:ascii="Times New Roman" w:hAnsi="Times New Roman" w:cs="Times New Roman"/>
          </w:rPr>
          <w:t>its</w:t>
        </w:r>
        <w:r w:rsidR="001821D9" w:rsidRPr="007C1DDE">
          <w:rPr>
            <w:rFonts w:ascii="Times New Roman" w:hAnsi="Times New Roman" w:cs="Times New Roman"/>
          </w:rPr>
          <w:t xml:space="preserve"> valu</w:t>
        </w:r>
        <w:r w:rsidR="001821D9">
          <w:rPr>
            <w:rFonts w:ascii="Times New Roman" w:hAnsi="Times New Roman" w:cs="Times New Roman"/>
          </w:rPr>
          <w:t>e</w:t>
        </w:r>
        <w:r w:rsidR="001821D9" w:rsidRPr="007C1DDE">
          <w:rPr>
            <w:rFonts w:ascii="Times New Roman" w:hAnsi="Times New Roman" w:cs="Times New Roman"/>
          </w:rPr>
          <w:t xml:space="preserve"> </w:t>
        </w:r>
        <w:r w:rsidR="001821D9">
          <w:rPr>
            <w:rFonts w:ascii="Times New Roman" w:hAnsi="Times New Roman" w:cs="Times New Roman" w:hint="eastAsia"/>
          </w:rPr>
          <w:t>in</w:t>
        </w:r>
        <w:r w:rsidR="001821D9" w:rsidRPr="007C1DDE">
          <w:rPr>
            <w:rFonts w:ascii="Times New Roman" w:hAnsi="Times New Roman" w:cs="Times New Roman"/>
          </w:rPr>
          <w:t xml:space="preserve"> </w:t>
        </w:r>
        <w:proofErr w:type="gramStart"/>
        <w:r w:rsidR="001821D9" w:rsidRPr="007C1DDE">
          <w:rPr>
            <w:rFonts w:ascii="Times New Roman" w:hAnsi="Times New Roman" w:cs="Times New Roman"/>
          </w:rPr>
          <w:t>marker assisted</w:t>
        </w:r>
        <w:proofErr w:type="gramEnd"/>
        <w:r w:rsidR="001821D9" w:rsidRPr="007C1DDE">
          <w:rPr>
            <w:rFonts w:ascii="Times New Roman" w:hAnsi="Times New Roman" w:cs="Times New Roman"/>
          </w:rPr>
          <w:t xml:space="preserve"> selection to improve PHS</w:t>
        </w:r>
        <w:r w:rsidR="001821D9">
          <w:rPr>
            <w:rFonts w:ascii="Times New Roman" w:hAnsi="Times New Roman" w:cs="Times New Roman" w:hint="eastAsia"/>
          </w:rPr>
          <w:t xml:space="preserve"> resistance in wheat</w:t>
        </w:r>
        <w:r w:rsidR="001821D9" w:rsidRPr="007C1DDE">
          <w:rPr>
            <w:rFonts w:ascii="Times New Roman" w:hAnsi="Times New Roman" w:cs="Times New Roman"/>
          </w:rPr>
          <w:t xml:space="preserve">. </w:t>
        </w:r>
      </w:ins>
    </w:p>
    <w:p w14:paraId="5D3314B0" w14:textId="30C1D010" w:rsidR="00473257" w:rsidRPr="007C1DDE" w:rsidDel="001821D9" w:rsidRDefault="001821D9" w:rsidP="001821D9">
      <w:pPr>
        <w:tabs>
          <w:tab w:val="left" w:pos="2835"/>
          <w:tab w:val="left" w:pos="2977"/>
          <w:tab w:val="left" w:pos="3402"/>
        </w:tabs>
        <w:ind w:rightChars="345" w:right="828" w:hanging="1"/>
        <w:contextualSpacing/>
        <w:rPr>
          <w:del w:id="78" w:author="Mycorn Shao" w:date="2016-10-12T17:15:00Z"/>
          <w:rFonts w:ascii="Times New Roman" w:hAnsi="Times New Roman" w:cs="Times New Roman"/>
        </w:rPr>
      </w:pPr>
      <w:ins w:id="79" w:author="Mycorn Shao" w:date="2016-10-12T17:16:00Z">
        <w:r>
          <w:rPr>
            <w:rFonts w:ascii="Times New Roman" w:hAnsi="Times New Roman" w:cs="Times New Roman" w:hint="eastAsia"/>
          </w:rPr>
          <w:t xml:space="preserve">  Meanwhile </w:t>
        </w:r>
      </w:ins>
      <w:del w:id="80" w:author="Mycorn Shao" w:date="2016-10-12T15:06:00Z">
        <w:r w:rsidR="002B10D5" w:rsidRPr="007C1DDE" w:rsidDel="00515748">
          <w:rPr>
            <w:rFonts w:ascii="Times New Roman" w:hAnsi="Times New Roman" w:cs="Times New Roman"/>
          </w:rPr>
          <w:delText xml:space="preserve">Under this QTL region </w:delText>
        </w:r>
        <w:r w:rsidR="000366D9" w:rsidRPr="007C1DDE" w:rsidDel="00515748">
          <w:rPr>
            <w:rFonts w:ascii="Times New Roman" w:hAnsi="Times New Roman" w:cs="Times New Roman"/>
          </w:rPr>
          <w:delText>a</w:delText>
        </w:r>
        <w:r w:rsidR="002B10D5" w:rsidRPr="007C1DDE" w:rsidDel="00515748">
          <w:rPr>
            <w:rFonts w:ascii="Times New Roman" w:hAnsi="Times New Roman" w:cs="Times New Roman"/>
          </w:rPr>
          <w:delText xml:space="preserve"> </w:delText>
        </w:r>
        <w:r w:rsidR="000366D9" w:rsidRPr="007C1DDE" w:rsidDel="00515748">
          <w:rPr>
            <w:rFonts w:ascii="Times New Roman" w:hAnsi="Times New Roman" w:cs="Times New Roman"/>
          </w:rPr>
          <w:delText xml:space="preserve">wheat homologous gene of </w:delText>
        </w:r>
        <w:commentRangeStart w:id="81"/>
        <w:r w:rsidR="000366D9" w:rsidRPr="007C1DDE" w:rsidDel="00515748">
          <w:rPr>
            <w:rFonts w:ascii="Times New Roman" w:hAnsi="Times New Roman" w:cs="Times New Roman"/>
          </w:rPr>
          <w:delText xml:space="preserve">Mother of FT and TFL gene </w:delText>
        </w:r>
        <w:commentRangeEnd w:id="81"/>
        <w:r w:rsidR="008A7B76" w:rsidDel="00515748">
          <w:rPr>
            <w:rStyle w:val="ab"/>
          </w:rPr>
          <w:commentReference w:id="81"/>
        </w:r>
        <w:r w:rsidR="002B10D5" w:rsidRPr="007C1DDE" w:rsidDel="00515748">
          <w:rPr>
            <w:rFonts w:ascii="Times New Roman" w:hAnsi="Times New Roman" w:cs="Times New Roman"/>
          </w:rPr>
          <w:delText xml:space="preserve">was </w:delText>
        </w:r>
        <w:r w:rsidR="000366D9" w:rsidRPr="007C1DDE" w:rsidDel="00515748">
          <w:rPr>
            <w:rFonts w:ascii="Times New Roman" w:hAnsi="Times New Roman" w:cs="Times New Roman"/>
          </w:rPr>
          <w:delText xml:space="preserve">identified and </w:delText>
        </w:r>
        <w:r w:rsidR="002B10D5" w:rsidRPr="007C1DDE" w:rsidDel="00515748">
          <w:rPr>
            <w:rFonts w:ascii="Times New Roman" w:hAnsi="Times New Roman" w:cs="Times New Roman"/>
          </w:rPr>
          <w:delText xml:space="preserve">cloned </w:delText>
        </w:r>
        <w:r w:rsidR="000366D9" w:rsidRPr="007C1DDE" w:rsidDel="00515748">
          <w:rPr>
            <w:rFonts w:ascii="Times New Roman" w:hAnsi="Times New Roman" w:cs="Times New Roman"/>
          </w:rPr>
          <w:delText xml:space="preserve">as the </w:delText>
        </w:r>
        <w:r w:rsidR="008A7B76" w:rsidDel="00515748">
          <w:rPr>
            <w:rFonts w:ascii="Times New Roman" w:hAnsi="Times New Roman" w:cs="Times New Roman"/>
          </w:rPr>
          <w:delText>c</w:delText>
        </w:r>
        <w:r w:rsidR="00095F90" w:rsidDel="00515748">
          <w:rPr>
            <w:rFonts w:ascii="Times New Roman" w:hAnsi="Times New Roman" w:cs="Times New Roman"/>
          </w:rPr>
          <w:delText>a</w:delText>
        </w:r>
        <w:r w:rsidR="008A7B76" w:rsidDel="00515748">
          <w:rPr>
            <w:rFonts w:ascii="Times New Roman" w:hAnsi="Times New Roman" w:cs="Times New Roman"/>
          </w:rPr>
          <w:delText>usal</w:delText>
        </w:r>
        <w:r w:rsidR="008A7B76" w:rsidRPr="007C1DDE" w:rsidDel="00515748">
          <w:rPr>
            <w:rFonts w:ascii="Times New Roman" w:hAnsi="Times New Roman" w:cs="Times New Roman"/>
          </w:rPr>
          <w:delText xml:space="preserve"> </w:delText>
        </w:r>
        <w:r w:rsidR="000366D9" w:rsidRPr="007C1DDE" w:rsidDel="00515748">
          <w:rPr>
            <w:rFonts w:ascii="Times New Roman" w:hAnsi="Times New Roman" w:cs="Times New Roman"/>
          </w:rPr>
          <w:delText>gene for seeds dormancy and PHS by two different groups independently</w:delText>
        </w:r>
        <w:r w:rsidR="001631BC" w:rsidRPr="007C1DDE" w:rsidDel="00515748">
          <w:rPr>
            <w:rFonts w:ascii="Times New Roman" w:hAnsi="Times New Roman" w:cs="Times New Roman"/>
          </w:rPr>
          <w:delText xml:space="preserve"> </w:delText>
        </w:r>
        <w:r w:rsidR="001631BC" w:rsidRPr="007C1DDE" w:rsidDel="00515748">
          <w:rPr>
            <w:rFonts w:ascii="Times New Roman" w:hAnsi="Times New Roman" w:cs="Times New Roman"/>
          </w:rPr>
          <w:fldChar w:fldCharType="begin">
            <w:fldData xml:space="preserve">PEVuZE5vdGU+PENpdGU+PEF1dGhvcj5MaXU8L0F1dGhvcj48WWVhcj4yMDEzPC9ZZWFyPjxSZWNO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</w:fldData>
          </w:fldChar>
        </w:r>
        <w:r w:rsidR="001D264F" w:rsidDel="00515748">
          <w:rPr>
            <w:rFonts w:ascii="Times New Roman" w:hAnsi="Times New Roman" w:cs="Times New Roman"/>
          </w:rPr>
          <w:delInstrText xml:space="preserve"> ADDIN EN.CITE </w:delInstrText>
        </w:r>
        <w:r w:rsidR="001D264F" w:rsidDel="00515748">
          <w:rPr>
            <w:rFonts w:ascii="Times New Roman" w:hAnsi="Times New Roman" w:cs="Times New Roman"/>
          </w:rPr>
          <w:fldChar w:fldCharType="begin">
            <w:fldData xml:space="preserve">PEVuZE5vdGU+PENpdGU+PEF1dGhvcj5MaXU8L0F1dGhvcj48WWVhcj4yMDEzPC9ZZWFyPjxSZWNO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</w:fldData>
          </w:fldChar>
        </w:r>
        <w:r w:rsidR="001D264F" w:rsidDel="00515748">
          <w:rPr>
            <w:rFonts w:ascii="Times New Roman" w:hAnsi="Times New Roman" w:cs="Times New Roman"/>
          </w:rPr>
          <w:delInstrText xml:space="preserve"> ADDIN EN.CITE.DATA </w:delInstrText>
        </w:r>
        <w:r w:rsidR="001D264F" w:rsidDel="00515748">
          <w:rPr>
            <w:rFonts w:ascii="Times New Roman" w:hAnsi="Times New Roman" w:cs="Times New Roman"/>
          </w:rPr>
        </w:r>
        <w:r w:rsidR="001D264F" w:rsidDel="00515748">
          <w:rPr>
            <w:rFonts w:ascii="Times New Roman" w:hAnsi="Times New Roman" w:cs="Times New Roman"/>
          </w:rPr>
          <w:fldChar w:fldCharType="end"/>
        </w:r>
        <w:r w:rsidR="001631BC" w:rsidRPr="007C1DDE" w:rsidDel="00515748">
          <w:rPr>
            <w:rFonts w:ascii="Times New Roman" w:hAnsi="Times New Roman" w:cs="Times New Roman"/>
          </w:rPr>
        </w:r>
        <w:r w:rsidR="001631BC" w:rsidRPr="007C1DDE" w:rsidDel="00515748">
          <w:rPr>
            <w:rFonts w:ascii="Times New Roman" w:hAnsi="Times New Roman" w:cs="Times New Roman"/>
          </w:rPr>
          <w:fldChar w:fldCharType="separate"/>
        </w:r>
        <w:r w:rsidR="001D264F" w:rsidDel="00515748">
          <w:rPr>
            <w:rFonts w:ascii="Times New Roman" w:hAnsi="Times New Roman" w:cs="Times New Roman"/>
            <w:noProof/>
          </w:rPr>
          <w:delText>(</w:delText>
        </w:r>
        <w:r w:rsidR="001D264F" w:rsidRPr="001D264F" w:rsidDel="00515748">
          <w:rPr>
            <w:rFonts w:ascii="Times New Roman" w:hAnsi="Times New Roman" w:cs="Times New Roman"/>
            <w:smallCaps/>
            <w:noProof/>
          </w:rPr>
          <w:delText>Nakamura</w:delText>
        </w:r>
        <w:r w:rsidR="001D264F" w:rsidRPr="001D264F" w:rsidDel="00515748">
          <w:rPr>
            <w:rFonts w:ascii="Times New Roman" w:hAnsi="Times New Roman" w:cs="Times New Roman"/>
            <w:i/>
            <w:noProof/>
          </w:rPr>
          <w:delText xml:space="preserve"> et al.</w:delText>
        </w:r>
        <w:r w:rsidR="001D264F" w:rsidDel="00515748">
          <w:rPr>
            <w:rFonts w:ascii="Times New Roman" w:hAnsi="Times New Roman" w:cs="Times New Roman"/>
            <w:noProof/>
          </w:rPr>
          <w:delText xml:space="preserve"> 2011; </w:delText>
        </w:r>
        <w:r w:rsidR="001D264F" w:rsidRPr="001D264F" w:rsidDel="00515748">
          <w:rPr>
            <w:rFonts w:ascii="Times New Roman" w:hAnsi="Times New Roman" w:cs="Times New Roman"/>
            <w:smallCaps/>
            <w:noProof/>
          </w:rPr>
          <w:delText>Liu</w:delText>
        </w:r>
        <w:r w:rsidR="001D264F" w:rsidRPr="001D264F" w:rsidDel="00515748">
          <w:rPr>
            <w:rFonts w:ascii="Times New Roman" w:hAnsi="Times New Roman" w:cs="Times New Roman"/>
            <w:i/>
            <w:noProof/>
          </w:rPr>
          <w:delText xml:space="preserve"> et al.</w:delText>
        </w:r>
        <w:r w:rsidR="001D264F" w:rsidDel="00515748">
          <w:rPr>
            <w:rFonts w:ascii="Times New Roman" w:hAnsi="Times New Roman" w:cs="Times New Roman"/>
            <w:noProof/>
          </w:rPr>
          <w:delText xml:space="preserve"> 2013)</w:delText>
        </w:r>
        <w:r w:rsidR="001631BC" w:rsidRPr="007C1DDE" w:rsidDel="00515748">
          <w:rPr>
            <w:rFonts w:ascii="Times New Roman" w:hAnsi="Times New Roman" w:cs="Times New Roman"/>
          </w:rPr>
          <w:fldChar w:fldCharType="end"/>
        </w:r>
        <w:r w:rsidR="000366D9" w:rsidRPr="007C1DDE" w:rsidDel="00515748">
          <w:rPr>
            <w:rFonts w:ascii="Times New Roman" w:hAnsi="Times New Roman" w:cs="Times New Roman"/>
          </w:rPr>
          <w:delText xml:space="preserve">. </w:delText>
        </w:r>
        <w:r w:rsidR="002B10D5" w:rsidRPr="007C1DDE" w:rsidDel="00515748">
          <w:rPr>
            <w:rFonts w:ascii="Times New Roman" w:hAnsi="Times New Roman" w:cs="Times New Roman"/>
          </w:rPr>
          <w:delText>This study is a</w:delText>
        </w:r>
        <w:r w:rsidR="001631BC" w:rsidRPr="007C1DDE" w:rsidDel="00515748">
          <w:rPr>
            <w:rFonts w:ascii="Times New Roman" w:hAnsi="Times New Roman" w:cs="Times New Roman"/>
          </w:rPr>
          <w:delText xml:space="preserve"> </w:delText>
        </w:r>
        <w:r w:rsidR="003537B6" w:rsidDel="00515748">
          <w:rPr>
            <w:rFonts w:ascii="Times New Roman" w:hAnsi="Times New Roman" w:cs="Times New Roman"/>
          </w:rPr>
          <w:delText xml:space="preserve">valuable </w:delText>
        </w:r>
        <w:r w:rsidR="002B10D5" w:rsidRPr="007C1DDE" w:rsidDel="00515748">
          <w:rPr>
            <w:rFonts w:ascii="Times New Roman" w:hAnsi="Times New Roman" w:cs="Times New Roman"/>
          </w:rPr>
          <w:delText xml:space="preserve">validation of the </w:delText>
        </w:r>
        <w:r w:rsidR="000366D9" w:rsidRPr="007C1DDE" w:rsidDel="00515748">
          <w:rPr>
            <w:rFonts w:ascii="Times New Roman" w:hAnsi="Times New Roman" w:cs="Times New Roman"/>
          </w:rPr>
          <w:delText xml:space="preserve">previous QTL mapping </w:delText>
        </w:r>
        <w:r w:rsidR="001631BC" w:rsidRPr="007C1DDE" w:rsidDel="00515748">
          <w:rPr>
            <w:rFonts w:ascii="Times New Roman" w:hAnsi="Times New Roman" w:cs="Times New Roman"/>
          </w:rPr>
          <w:delText xml:space="preserve">location </w:delText>
        </w:r>
        <w:r w:rsidR="000366D9" w:rsidRPr="007C1DDE" w:rsidDel="00515748">
          <w:rPr>
            <w:rFonts w:ascii="Times New Roman" w:hAnsi="Times New Roman" w:cs="Times New Roman"/>
          </w:rPr>
          <w:delText xml:space="preserve">and gene </w:delText>
        </w:r>
        <w:r w:rsidR="001631BC" w:rsidRPr="007C1DDE" w:rsidDel="00515748">
          <w:rPr>
            <w:rFonts w:ascii="Times New Roman" w:hAnsi="Times New Roman" w:cs="Times New Roman"/>
          </w:rPr>
          <w:delText>function</w:delText>
        </w:r>
        <w:r w:rsidR="000366D9" w:rsidRPr="007C1DDE" w:rsidDel="00515748">
          <w:rPr>
            <w:rFonts w:ascii="Times New Roman" w:hAnsi="Times New Roman" w:cs="Times New Roman"/>
          </w:rPr>
          <w:delText xml:space="preserve">. </w:delText>
        </w:r>
      </w:del>
    </w:p>
    <w:p w14:paraId="4D7420E2" w14:textId="1657BFEC" w:rsidR="006F0B29" w:rsidRDefault="006F0B29" w:rsidP="001821D9">
      <w:pPr>
        <w:tabs>
          <w:tab w:val="left" w:pos="2835"/>
          <w:tab w:val="left" w:pos="2977"/>
          <w:tab w:val="left" w:pos="3402"/>
        </w:tabs>
        <w:ind w:rightChars="345" w:right="828" w:hanging="1"/>
        <w:contextualSpacing/>
        <w:rPr>
          <w:ins w:id="82" w:author="Mycorn Shao" w:date="2016-10-12T14:51:00Z"/>
          <w:rFonts w:ascii="Times New Roman" w:hAnsi="Times New Roman" w:cs="Times New Roman"/>
        </w:rPr>
      </w:pPr>
      <w:del w:id="83" w:author="Mycorn Shao" w:date="2016-10-12T17:15:00Z">
        <w:r w:rsidDel="001821D9">
          <w:rPr>
            <w:rFonts w:ascii="Times New Roman" w:hAnsi="Times New Roman" w:cs="Times New Roman" w:hint="eastAsia"/>
          </w:rPr>
          <w:delText xml:space="preserve">    </w:delText>
        </w:r>
      </w:del>
      <w:proofErr w:type="gramStart"/>
      <w:ins w:id="84" w:author="Mycorn Shao" w:date="2016-10-12T17:16:00Z">
        <w:r w:rsidR="001821D9">
          <w:rPr>
            <w:rFonts w:ascii="Times New Roman" w:hAnsi="Times New Roman" w:cs="Times New Roman" w:hint="eastAsia"/>
          </w:rPr>
          <w:t>s</w:t>
        </w:r>
      </w:ins>
      <w:proofErr w:type="gramEnd"/>
      <w:del w:id="85" w:author="Mycorn Shao" w:date="2016-10-12T17:16:00Z">
        <w:r w:rsidR="001631BC" w:rsidRPr="007C1DDE" w:rsidDel="001821D9">
          <w:rPr>
            <w:rFonts w:ascii="Times New Roman" w:hAnsi="Times New Roman" w:cs="Times New Roman"/>
          </w:rPr>
          <w:delText>S</w:delText>
        </w:r>
      </w:del>
      <w:r w:rsidR="001631BC" w:rsidRPr="007C1DDE">
        <w:rPr>
          <w:rFonts w:ascii="Times New Roman" w:hAnsi="Times New Roman" w:cs="Times New Roman"/>
        </w:rPr>
        <w:t>everal</w:t>
      </w:r>
      <w:r w:rsidR="002B10D5" w:rsidRPr="007C1DDE">
        <w:rPr>
          <w:rFonts w:ascii="Times New Roman" w:hAnsi="Times New Roman" w:cs="Times New Roman"/>
        </w:rPr>
        <w:t xml:space="preserve"> minor QTL</w:t>
      </w:r>
      <w:r w:rsidR="00414397">
        <w:rPr>
          <w:rFonts w:ascii="Times New Roman" w:hAnsi="Times New Roman" w:cs="Times New Roman"/>
        </w:rPr>
        <w:t>s</w:t>
      </w:r>
      <w:r w:rsidR="002B10D5" w:rsidRPr="007C1DDE">
        <w:rPr>
          <w:rFonts w:ascii="Times New Roman" w:hAnsi="Times New Roman" w:cs="Times New Roman"/>
        </w:rPr>
        <w:t xml:space="preserve"> were also detected on chromosomes </w:t>
      </w:r>
      <w:commentRangeStart w:id="86"/>
      <w:r w:rsidR="002B10D5" w:rsidRPr="007C1DDE">
        <w:rPr>
          <w:rFonts w:ascii="Times New Roman" w:hAnsi="Times New Roman" w:cs="Times New Roman"/>
        </w:rPr>
        <w:t>2AS</w:t>
      </w:r>
      <w:r w:rsidR="003537B6">
        <w:rPr>
          <w:rFonts w:ascii="Times New Roman" w:hAnsi="Times New Roman" w:cs="Times New Roman"/>
        </w:rPr>
        <w:t xml:space="preserve"> (Qphs-2AS)</w:t>
      </w:r>
      <w:r w:rsidR="002B10D5" w:rsidRPr="007C1DDE">
        <w:rPr>
          <w:rFonts w:ascii="Times New Roman" w:hAnsi="Times New Roman" w:cs="Times New Roman"/>
        </w:rPr>
        <w:t>, 3B</w:t>
      </w:r>
      <w:r w:rsidR="003537B6">
        <w:rPr>
          <w:rFonts w:ascii="Times New Roman" w:hAnsi="Times New Roman" w:cs="Times New Roman"/>
        </w:rPr>
        <w:t xml:space="preserve"> (Qphs-3B)</w:t>
      </w:r>
      <w:r w:rsidR="002B10D5" w:rsidRPr="007C1DDE">
        <w:rPr>
          <w:rFonts w:ascii="Times New Roman" w:hAnsi="Times New Roman" w:cs="Times New Roman"/>
        </w:rPr>
        <w:t>, 4AL</w:t>
      </w:r>
      <w:r w:rsidR="003537B6">
        <w:rPr>
          <w:rFonts w:ascii="Times New Roman" w:hAnsi="Times New Roman" w:cs="Times New Roman"/>
        </w:rPr>
        <w:t xml:space="preserve"> (Qphs-4AL)</w:t>
      </w:r>
      <w:r w:rsidR="002B10D5" w:rsidRPr="007C1DDE">
        <w:rPr>
          <w:rFonts w:ascii="Times New Roman" w:hAnsi="Times New Roman" w:cs="Times New Roman"/>
        </w:rPr>
        <w:t xml:space="preserve">, 5A </w:t>
      </w:r>
      <w:r w:rsidR="003537B6">
        <w:rPr>
          <w:rFonts w:ascii="Times New Roman" w:hAnsi="Times New Roman" w:cs="Times New Roman"/>
        </w:rPr>
        <w:t xml:space="preserve">(Qphs-5A) and 6DS (Qphs-6DS) </w:t>
      </w:r>
      <w:commentRangeEnd w:id="86"/>
      <w:r w:rsidR="00414397">
        <w:rPr>
          <w:rStyle w:val="ab"/>
        </w:rPr>
        <w:commentReference w:id="86"/>
      </w:r>
      <w:r w:rsidR="002B10D5" w:rsidRPr="007C1DDE">
        <w:rPr>
          <w:rFonts w:ascii="Times New Roman" w:hAnsi="Times New Roman" w:cs="Times New Roman"/>
        </w:rPr>
        <w:t xml:space="preserve">in different environments </w:t>
      </w:r>
      <w:r w:rsidR="003537B6">
        <w:rPr>
          <w:rFonts w:ascii="Times New Roman" w:hAnsi="Times New Roman" w:cs="Times New Roman"/>
        </w:rPr>
        <w:t>in</w:t>
      </w:r>
      <w:r w:rsidR="000366D9" w:rsidRPr="007C1DDE">
        <w:rPr>
          <w:rFonts w:ascii="Times New Roman" w:hAnsi="Times New Roman" w:cs="Times New Roman"/>
        </w:rPr>
        <w:t xml:space="preserve"> this study </w:t>
      </w:r>
      <w:r w:rsidR="002B10D5" w:rsidRPr="007C1DDE">
        <w:rPr>
          <w:rFonts w:ascii="Times New Roman" w:hAnsi="Times New Roman" w:cs="Times New Roman"/>
        </w:rPr>
        <w:t>(Table</w:t>
      </w:r>
      <w:r w:rsidR="001631BC" w:rsidRPr="007C1DDE">
        <w:rPr>
          <w:rFonts w:ascii="Times New Roman" w:hAnsi="Times New Roman" w:cs="Times New Roman"/>
        </w:rPr>
        <w:t xml:space="preserve"> 1</w:t>
      </w:r>
      <w:r w:rsidR="002B10D5" w:rsidRPr="007C1DDE">
        <w:rPr>
          <w:rFonts w:ascii="Times New Roman" w:hAnsi="Times New Roman" w:cs="Times New Roman"/>
        </w:rPr>
        <w:t>)</w:t>
      </w:r>
      <w:r w:rsidR="008A7B76">
        <w:rPr>
          <w:rFonts w:ascii="Times New Roman" w:hAnsi="Times New Roman" w:cs="Times New Roman"/>
        </w:rPr>
        <w:t xml:space="preserve">, suggesting that </w:t>
      </w:r>
      <w:r w:rsidR="002B10D5" w:rsidRPr="007C1DDE">
        <w:rPr>
          <w:rFonts w:ascii="Times New Roman" w:hAnsi="Times New Roman" w:cs="Times New Roman"/>
        </w:rPr>
        <w:t xml:space="preserve">PHS is </w:t>
      </w:r>
      <w:r w:rsidR="000366D9" w:rsidRPr="007C1DDE">
        <w:rPr>
          <w:rFonts w:ascii="Times New Roman" w:hAnsi="Times New Roman" w:cs="Times New Roman"/>
        </w:rPr>
        <w:t xml:space="preserve">a </w:t>
      </w:r>
      <w:r w:rsidR="008A7B76">
        <w:rPr>
          <w:rFonts w:ascii="Times New Roman" w:hAnsi="Times New Roman" w:cs="Times New Roman"/>
        </w:rPr>
        <w:t>quantitative</w:t>
      </w:r>
      <w:r w:rsidR="008A7B76" w:rsidRPr="007C1DDE">
        <w:rPr>
          <w:rFonts w:ascii="Times New Roman" w:hAnsi="Times New Roman" w:cs="Times New Roman"/>
        </w:rPr>
        <w:t xml:space="preserve"> </w:t>
      </w:r>
      <w:r w:rsidR="000366D9" w:rsidRPr="007C1DDE">
        <w:rPr>
          <w:rFonts w:ascii="Times New Roman" w:hAnsi="Times New Roman" w:cs="Times New Roman"/>
        </w:rPr>
        <w:t xml:space="preserve">trait controlled by many genes. </w:t>
      </w:r>
      <w:commentRangeStart w:id="87"/>
      <w:r w:rsidR="000366D9" w:rsidRPr="007C1DDE">
        <w:rPr>
          <w:rFonts w:ascii="Times New Roman" w:hAnsi="Times New Roman" w:cs="Times New Roman"/>
        </w:rPr>
        <w:t xml:space="preserve">And PHS is also </w:t>
      </w:r>
      <w:r w:rsidR="002B10D5" w:rsidRPr="007C1DDE">
        <w:rPr>
          <w:rFonts w:ascii="Times New Roman" w:hAnsi="Times New Roman" w:cs="Times New Roman"/>
        </w:rPr>
        <w:t xml:space="preserve">highly </w:t>
      </w:r>
      <w:r w:rsidR="000366D9" w:rsidRPr="007C1DDE">
        <w:rPr>
          <w:rFonts w:ascii="Times New Roman" w:hAnsi="Times New Roman" w:cs="Times New Roman"/>
        </w:rPr>
        <w:t>influenced</w:t>
      </w:r>
      <w:r w:rsidR="002B10D5" w:rsidRPr="007C1DDE">
        <w:rPr>
          <w:rFonts w:ascii="Times New Roman" w:hAnsi="Times New Roman" w:cs="Times New Roman"/>
        </w:rPr>
        <w:t xml:space="preserve"> by </w:t>
      </w:r>
      <w:r w:rsidR="003537B6">
        <w:rPr>
          <w:rFonts w:ascii="Times New Roman" w:hAnsi="Times New Roman" w:cs="Times New Roman"/>
        </w:rPr>
        <w:t xml:space="preserve">many </w:t>
      </w:r>
      <w:r w:rsidR="002B10D5" w:rsidRPr="007C1DDE">
        <w:rPr>
          <w:rFonts w:ascii="Times New Roman" w:hAnsi="Times New Roman" w:cs="Times New Roman"/>
        </w:rPr>
        <w:t>environment</w:t>
      </w:r>
      <w:r w:rsidR="000366D9" w:rsidRPr="007C1DDE">
        <w:rPr>
          <w:rFonts w:ascii="Times New Roman" w:hAnsi="Times New Roman" w:cs="Times New Roman"/>
        </w:rPr>
        <w:t>al</w:t>
      </w:r>
      <w:r w:rsidR="002B10D5" w:rsidRPr="007C1DDE">
        <w:rPr>
          <w:rFonts w:ascii="Times New Roman" w:hAnsi="Times New Roman" w:cs="Times New Roman"/>
        </w:rPr>
        <w:t xml:space="preserve"> factors like temperature during grain filling and drying, harvest time</w:t>
      </w:r>
      <w:r w:rsidR="00B9174D" w:rsidRPr="007C1DDE">
        <w:rPr>
          <w:rFonts w:ascii="Times New Roman" w:hAnsi="Times New Roman" w:cs="Times New Roman"/>
        </w:rPr>
        <w:t xml:space="preserve">, </w:t>
      </w:r>
      <w:r w:rsidR="001631BC" w:rsidRPr="007C1DDE">
        <w:rPr>
          <w:rFonts w:ascii="Times New Roman" w:hAnsi="Times New Roman" w:cs="Times New Roman"/>
        </w:rPr>
        <w:t>grain storage environment</w:t>
      </w:r>
      <w:r w:rsidR="00B9174D" w:rsidRPr="007C1DDE">
        <w:rPr>
          <w:rFonts w:ascii="Times New Roman" w:hAnsi="Times New Roman" w:cs="Times New Roman"/>
        </w:rPr>
        <w:t xml:space="preserve"> </w:t>
      </w:r>
      <w:commentRangeEnd w:id="87"/>
      <w:r w:rsidR="00414397">
        <w:rPr>
          <w:rStyle w:val="ab"/>
        </w:rPr>
        <w:commentReference w:id="87"/>
      </w:r>
      <w:r w:rsidR="00B9174D" w:rsidRPr="007C1DDE">
        <w:rPr>
          <w:rFonts w:ascii="Times New Roman" w:hAnsi="Times New Roman" w:cs="Times New Roman"/>
        </w:rPr>
        <w:fldChar w:fldCharType="begin">
          <w:fldData xml:space="preserve">PEVuZE5vdGU+PENpdGU+PEF1dGhvcj5TYXRvPC9BdXRob3I+PFllYXI+MjAwOTwvWWVhcj48UmVj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</w:fldData>
        </w:fldChar>
      </w:r>
      <w:r w:rsidR="001D264F">
        <w:rPr>
          <w:rFonts w:ascii="Times New Roman" w:hAnsi="Times New Roman" w:cs="Times New Roman"/>
        </w:rPr>
        <w:instrText xml:space="preserve"> ADDIN EN.CITE </w:instrText>
      </w:r>
      <w:r w:rsidR="001D264F">
        <w:rPr>
          <w:rFonts w:ascii="Times New Roman" w:hAnsi="Times New Roman" w:cs="Times New Roman"/>
        </w:rPr>
        <w:fldChar w:fldCharType="begin">
          <w:fldData xml:space="preserve">PEVuZE5vdGU+PENpdGU+PEF1dGhvcj5TYXRvPC9BdXRob3I+PFllYXI+MjAwOTwvWWVhcj48UmVj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</w:fldData>
        </w:fldChar>
      </w:r>
      <w:r w:rsidR="001D264F">
        <w:rPr>
          <w:rFonts w:ascii="Times New Roman" w:hAnsi="Times New Roman" w:cs="Times New Roman"/>
        </w:rPr>
        <w:instrText xml:space="preserve"> ADDIN EN.CITE.DATA </w:instrText>
      </w:r>
      <w:r w:rsidR="001D264F">
        <w:rPr>
          <w:rFonts w:ascii="Times New Roman" w:hAnsi="Times New Roman" w:cs="Times New Roman"/>
        </w:rPr>
      </w:r>
      <w:r w:rsidR="001D264F">
        <w:rPr>
          <w:rFonts w:ascii="Times New Roman" w:hAnsi="Times New Roman" w:cs="Times New Roman"/>
        </w:rPr>
        <w:fldChar w:fldCharType="end"/>
      </w:r>
      <w:r w:rsidR="00B9174D" w:rsidRPr="007C1DDE">
        <w:rPr>
          <w:rFonts w:ascii="Times New Roman" w:hAnsi="Times New Roman" w:cs="Times New Roman"/>
        </w:rPr>
      </w:r>
      <w:r w:rsidR="00B9174D"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Thomas</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1996; </w:t>
      </w:r>
      <w:r w:rsidR="001D264F" w:rsidRPr="001D264F">
        <w:rPr>
          <w:rFonts w:ascii="Times New Roman" w:hAnsi="Times New Roman" w:cs="Times New Roman"/>
          <w:smallCaps/>
          <w:noProof/>
        </w:rPr>
        <w:t>Gubler</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2005; </w:t>
      </w:r>
      <w:r w:rsidR="001D264F" w:rsidRPr="001D264F">
        <w:rPr>
          <w:rFonts w:ascii="Times New Roman" w:hAnsi="Times New Roman" w:cs="Times New Roman"/>
          <w:smallCaps/>
          <w:noProof/>
        </w:rPr>
        <w:t>Finch-Savage</w:t>
      </w:r>
      <w:r w:rsidR="001D264F">
        <w:rPr>
          <w:rFonts w:ascii="Times New Roman" w:hAnsi="Times New Roman" w:cs="Times New Roman"/>
          <w:noProof/>
        </w:rPr>
        <w:t xml:space="preserve"> and </w:t>
      </w:r>
      <w:r w:rsidR="001D264F" w:rsidRPr="001D264F">
        <w:rPr>
          <w:rFonts w:ascii="Times New Roman" w:hAnsi="Times New Roman" w:cs="Times New Roman"/>
          <w:smallCaps/>
          <w:noProof/>
        </w:rPr>
        <w:t>Leubner-Metzger</w:t>
      </w:r>
      <w:r w:rsidR="001D264F">
        <w:rPr>
          <w:rFonts w:ascii="Times New Roman" w:hAnsi="Times New Roman" w:cs="Times New Roman"/>
          <w:noProof/>
        </w:rPr>
        <w:t xml:space="preserve"> 2006; </w:t>
      </w:r>
      <w:r w:rsidR="001D264F" w:rsidRPr="001D264F">
        <w:rPr>
          <w:rFonts w:ascii="Times New Roman" w:hAnsi="Times New Roman" w:cs="Times New Roman"/>
          <w:smallCaps/>
          <w:noProof/>
        </w:rPr>
        <w:t>Benech-Arnold</w:t>
      </w:r>
      <w:r w:rsidR="001D264F">
        <w:rPr>
          <w:rFonts w:ascii="Times New Roman" w:hAnsi="Times New Roman" w:cs="Times New Roman"/>
          <w:noProof/>
        </w:rPr>
        <w:t xml:space="preserve"> 2009; </w:t>
      </w:r>
      <w:r w:rsidR="001D264F" w:rsidRPr="001D264F">
        <w:rPr>
          <w:rFonts w:ascii="Times New Roman" w:hAnsi="Times New Roman" w:cs="Times New Roman"/>
          <w:smallCaps/>
          <w:noProof/>
        </w:rPr>
        <w:t>Sato</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2009; </w:t>
      </w:r>
      <w:r w:rsidR="001D264F" w:rsidRPr="001D264F">
        <w:rPr>
          <w:rFonts w:ascii="Times New Roman" w:hAnsi="Times New Roman" w:cs="Times New Roman"/>
          <w:smallCaps/>
          <w:noProof/>
        </w:rPr>
        <w:t>Linkies</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2010; </w:t>
      </w:r>
      <w:r w:rsidR="001D264F" w:rsidRPr="001D264F">
        <w:rPr>
          <w:rFonts w:ascii="Times New Roman" w:hAnsi="Times New Roman" w:cs="Times New Roman"/>
          <w:smallCaps/>
          <w:noProof/>
        </w:rPr>
        <w:t>Humphreys</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2012; </w:t>
      </w:r>
      <w:r w:rsidR="001D264F" w:rsidRPr="001D264F">
        <w:rPr>
          <w:rFonts w:ascii="Times New Roman" w:hAnsi="Times New Roman" w:cs="Times New Roman"/>
          <w:smallCaps/>
          <w:noProof/>
        </w:rPr>
        <w:t>Nyachiro</w:t>
      </w:r>
      <w:r w:rsidR="001D264F">
        <w:rPr>
          <w:rFonts w:ascii="Times New Roman" w:hAnsi="Times New Roman" w:cs="Times New Roman"/>
          <w:noProof/>
        </w:rPr>
        <w:t xml:space="preserve"> 2012; </w:t>
      </w:r>
      <w:r w:rsidR="001D264F" w:rsidRPr="001D264F">
        <w:rPr>
          <w:rFonts w:ascii="Times New Roman" w:hAnsi="Times New Roman" w:cs="Times New Roman"/>
          <w:smallCaps/>
          <w:noProof/>
        </w:rPr>
        <w:t>Gao</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2013; </w:t>
      </w:r>
      <w:r w:rsidR="001D264F" w:rsidRPr="001D264F">
        <w:rPr>
          <w:rFonts w:ascii="Times New Roman" w:hAnsi="Times New Roman" w:cs="Times New Roman"/>
          <w:smallCaps/>
          <w:noProof/>
        </w:rPr>
        <w:t>Gao</w:t>
      </w:r>
      <w:r w:rsidR="001D264F">
        <w:rPr>
          <w:rFonts w:ascii="Times New Roman" w:hAnsi="Times New Roman" w:cs="Times New Roman"/>
          <w:noProof/>
        </w:rPr>
        <w:t xml:space="preserve"> and </w:t>
      </w:r>
      <w:r w:rsidR="001D264F" w:rsidRPr="001D264F">
        <w:rPr>
          <w:rFonts w:ascii="Times New Roman" w:hAnsi="Times New Roman" w:cs="Times New Roman"/>
          <w:smallCaps/>
          <w:noProof/>
        </w:rPr>
        <w:t>Ayele</w:t>
      </w:r>
      <w:r w:rsidR="001D264F">
        <w:rPr>
          <w:rFonts w:ascii="Times New Roman" w:hAnsi="Times New Roman" w:cs="Times New Roman"/>
          <w:noProof/>
        </w:rPr>
        <w:t xml:space="preserve"> 2014; </w:t>
      </w:r>
      <w:r w:rsidR="001D264F" w:rsidRPr="001D264F">
        <w:rPr>
          <w:rFonts w:ascii="Times New Roman" w:hAnsi="Times New Roman" w:cs="Times New Roman"/>
          <w:smallCaps/>
          <w:noProof/>
        </w:rPr>
        <w:t>Mares</w:t>
      </w:r>
      <w:r w:rsidR="001D264F">
        <w:rPr>
          <w:rFonts w:ascii="Times New Roman" w:hAnsi="Times New Roman" w:cs="Times New Roman"/>
          <w:noProof/>
        </w:rPr>
        <w:t xml:space="preserve"> and </w:t>
      </w:r>
      <w:r w:rsidR="001D264F" w:rsidRPr="001D264F">
        <w:rPr>
          <w:rFonts w:ascii="Times New Roman" w:hAnsi="Times New Roman" w:cs="Times New Roman"/>
          <w:smallCaps/>
          <w:noProof/>
        </w:rPr>
        <w:t>Mrva</w:t>
      </w:r>
      <w:r w:rsidR="001D264F">
        <w:rPr>
          <w:rFonts w:ascii="Times New Roman" w:hAnsi="Times New Roman" w:cs="Times New Roman"/>
          <w:noProof/>
        </w:rPr>
        <w:t xml:space="preserve"> 2014; </w:t>
      </w:r>
      <w:r w:rsidR="001D264F" w:rsidRPr="001D264F">
        <w:rPr>
          <w:rFonts w:ascii="Times New Roman" w:hAnsi="Times New Roman" w:cs="Times New Roman"/>
          <w:smallCaps/>
          <w:noProof/>
        </w:rPr>
        <w:t>Nonogaki</w:t>
      </w:r>
      <w:r w:rsidR="001D264F">
        <w:rPr>
          <w:rFonts w:ascii="Times New Roman" w:hAnsi="Times New Roman" w:cs="Times New Roman"/>
          <w:noProof/>
        </w:rPr>
        <w:t xml:space="preserve"> 2014; </w:t>
      </w:r>
      <w:r w:rsidR="001D264F" w:rsidRPr="001D264F">
        <w:rPr>
          <w:rFonts w:ascii="Times New Roman" w:hAnsi="Times New Roman" w:cs="Times New Roman"/>
          <w:smallCaps/>
          <w:noProof/>
        </w:rPr>
        <w:t>Willis</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2014)</w:t>
      </w:r>
      <w:r w:rsidR="00B9174D" w:rsidRPr="007C1DDE">
        <w:rPr>
          <w:rFonts w:ascii="Times New Roman" w:hAnsi="Times New Roman" w:cs="Times New Roman"/>
        </w:rPr>
        <w:fldChar w:fldCharType="end"/>
      </w:r>
      <w:r w:rsidR="00B9174D" w:rsidRPr="007C1DDE">
        <w:rPr>
          <w:rFonts w:ascii="Times New Roman" w:hAnsi="Times New Roman" w:cs="Times New Roman"/>
        </w:rPr>
        <w:t xml:space="preserve">. </w:t>
      </w:r>
      <w:r w:rsidR="002B10D5" w:rsidRPr="007C1DDE">
        <w:rPr>
          <w:rFonts w:ascii="Times New Roman" w:hAnsi="Times New Roman" w:cs="Times New Roman"/>
        </w:rPr>
        <w:t>Q</w:t>
      </w:r>
      <w:r w:rsidR="003537B6">
        <w:rPr>
          <w:rFonts w:ascii="Times New Roman" w:hAnsi="Times New Roman" w:cs="Times New Roman"/>
        </w:rPr>
        <w:t>phs-</w:t>
      </w:r>
      <w:r w:rsidR="002B10D5" w:rsidRPr="007C1DDE">
        <w:rPr>
          <w:rFonts w:ascii="Times New Roman" w:hAnsi="Times New Roman" w:cs="Times New Roman"/>
        </w:rPr>
        <w:t>5A and Q</w:t>
      </w:r>
      <w:r w:rsidR="003537B6">
        <w:rPr>
          <w:rFonts w:ascii="Times New Roman" w:hAnsi="Times New Roman" w:cs="Times New Roman"/>
        </w:rPr>
        <w:t>phs-</w:t>
      </w:r>
      <w:r w:rsidR="002B10D5" w:rsidRPr="007C1DDE">
        <w:rPr>
          <w:rFonts w:ascii="Times New Roman" w:hAnsi="Times New Roman" w:cs="Times New Roman"/>
        </w:rPr>
        <w:t xml:space="preserve">3B were detected in two </w:t>
      </w:r>
      <w:r w:rsidR="000366D9" w:rsidRPr="007C1DDE">
        <w:rPr>
          <w:rFonts w:ascii="Times New Roman" w:hAnsi="Times New Roman" w:cs="Times New Roman"/>
        </w:rPr>
        <w:t>different environments. Meanwhile</w:t>
      </w:r>
      <w:r w:rsidR="002B10D5" w:rsidRPr="007C1DDE">
        <w:rPr>
          <w:rFonts w:ascii="Times New Roman" w:hAnsi="Times New Roman" w:cs="Times New Roman"/>
        </w:rPr>
        <w:t xml:space="preserve"> Q</w:t>
      </w:r>
      <w:r w:rsidR="003537B6">
        <w:rPr>
          <w:rFonts w:ascii="Times New Roman" w:hAnsi="Times New Roman" w:cs="Times New Roman"/>
        </w:rPr>
        <w:t>phs-</w:t>
      </w:r>
      <w:r w:rsidR="002B10D5" w:rsidRPr="007C1DDE">
        <w:rPr>
          <w:rFonts w:ascii="Times New Roman" w:hAnsi="Times New Roman" w:cs="Times New Roman"/>
        </w:rPr>
        <w:t>2AS, Q</w:t>
      </w:r>
      <w:r w:rsidR="003537B6">
        <w:rPr>
          <w:rFonts w:ascii="Times New Roman" w:hAnsi="Times New Roman" w:cs="Times New Roman"/>
        </w:rPr>
        <w:t>phs-</w:t>
      </w:r>
      <w:r w:rsidR="002B10D5" w:rsidRPr="007C1DDE">
        <w:rPr>
          <w:rFonts w:ascii="Times New Roman" w:hAnsi="Times New Roman" w:cs="Times New Roman"/>
        </w:rPr>
        <w:t>4AL and Q</w:t>
      </w:r>
      <w:r w:rsidR="003537B6">
        <w:rPr>
          <w:rFonts w:ascii="Times New Roman" w:hAnsi="Times New Roman" w:cs="Times New Roman"/>
        </w:rPr>
        <w:t>phs-</w:t>
      </w:r>
      <w:r w:rsidR="002B10D5" w:rsidRPr="007C1DDE">
        <w:rPr>
          <w:rFonts w:ascii="Times New Roman" w:hAnsi="Times New Roman" w:cs="Times New Roman"/>
        </w:rPr>
        <w:t>6DS were detected only in one environment</w:t>
      </w:r>
      <w:r w:rsidR="003537B6">
        <w:rPr>
          <w:rFonts w:ascii="Times New Roman" w:hAnsi="Times New Roman" w:cs="Times New Roman"/>
        </w:rPr>
        <w:t xml:space="preserve">. </w:t>
      </w:r>
    </w:p>
    <w:p w14:paraId="17E6B7FB" w14:textId="4BA07535" w:rsidR="00503D4F" w:rsidRDefault="00503D4F" w:rsidP="006814D8">
      <w:pPr>
        <w:tabs>
          <w:tab w:val="left" w:pos="2835"/>
          <w:tab w:val="left" w:pos="2977"/>
          <w:tab w:val="left" w:pos="3402"/>
        </w:tabs>
        <w:ind w:rightChars="345" w:right="828" w:hanging="1"/>
        <w:contextualSpacing/>
        <w:rPr>
          <w:rFonts w:ascii="Times New Roman" w:hAnsi="Times New Roman" w:cs="Times New Roman"/>
        </w:rPr>
      </w:pPr>
      <w:ins w:id="88" w:author="Mycorn Shao" w:date="2016-10-12T14:51:00Z">
        <w:r>
          <w:rPr>
            <w:rFonts w:ascii="Times New Roman" w:hAnsi="Times New Roman" w:cs="Times New Roman"/>
          </w:rPr>
          <w:t>=====</w:t>
        </w:r>
        <w:proofErr w:type="gramStart"/>
        <w:r>
          <w:rPr>
            <w:rFonts w:ascii="Times New Roman" w:hAnsi="Times New Roman" w:cs="Times New Roman"/>
          </w:rPr>
          <w:t>read</w:t>
        </w:r>
        <w:proofErr w:type="gramEnd"/>
        <w:r>
          <w:rPr>
            <w:rFonts w:ascii="Times New Roman" w:hAnsi="Times New Roman" w:cs="Times New Roman"/>
          </w:rPr>
          <w:t xml:space="preserve"> paper to check which QTL is new </w:t>
        </w:r>
      </w:ins>
    </w:p>
    <w:p w14:paraId="6BA89B89" w14:textId="7F84FC71" w:rsidR="002B10D5" w:rsidRDefault="006F0B29" w:rsidP="006814D8">
      <w:pPr>
        <w:tabs>
          <w:tab w:val="left" w:pos="2835"/>
          <w:tab w:val="left" w:pos="2977"/>
          <w:tab w:val="left" w:pos="3402"/>
        </w:tabs>
        <w:ind w:rightChars="345" w:right="828" w:hanging="1"/>
        <w:contextualSpacing/>
        <w:rPr>
          <w:ins w:id="89" w:author="Mycorn Shao" w:date="2016-10-12T15:06:00Z"/>
          <w:rFonts w:ascii="Times New Roman" w:hAnsi="Times New Roman" w:cs="Times New Roman"/>
        </w:rPr>
      </w:pPr>
      <w:r>
        <w:rPr>
          <w:rFonts w:ascii="Times New Roman" w:hAnsi="Times New Roman" w:cs="Times New Roman" w:hint="eastAsia"/>
        </w:rPr>
        <w:t xml:space="preserve">    </w:t>
      </w:r>
    </w:p>
    <w:p w14:paraId="575AD85C" w14:textId="77777777" w:rsidR="00515748" w:rsidRPr="007C1DDE" w:rsidRDefault="00515748" w:rsidP="006814D8">
      <w:pPr>
        <w:tabs>
          <w:tab w:val="left" w:pos="2835"/>
          <w:tab w:val="left" w:pos="2977"/>
          <w:tab w:val="left" w:pos="3402"/>
        </w:tabs>
        <w:ind w:rightChars="345" w:right="828" w:hanging="1"/>
        <w:contextualSpacing/>
        <w:rPr>
          <w:rFonts w:ascii="Times New Roman" w:hAnsi="Times New Roman" w:cs="Times New Roman"/>
        </w:rPr>
      </w:pPr>
    </w:p>
    <w:p w14:paraId="457DB25F" w14:textId="77777777" w:rsidR="002B10D5" w:rsidRPr="007C1DDE" w:rsidRDefault="002B10D5" w:rsidP="006814D8">
      <w:pPr>
        <w:tabs>
          <w:tab w:val="left" w:pos="2835"/>
          <w:tab w:val="left" w:pos="2977"/>
          <w:tab w:val="left" w:pos="3402"/>
        </w:tabs>
        <w:ind w:rightChars="345" w:right="828" w:hanging="1"/>
        <w:contextualSpacing/>
        <w:rPr>
          <w:rFonts w:ascii="Times New Roman" w:hAnsi="Times New Roman" w:cs="Times New Roman"/>
          <w:b/>
        </w:rPr>
      </w:pPr>
    </w:p>
    <w:p w14:paraId="7D723FDE" w14:textId="77777777" w:rsidR="008168BF" w:rsidRPr="00F25617" w:rsidRDefault="008168BF" w:rsidP="008168BF">
      <w:pPr>
        <w:tabs>
          <w:tab w:val="left" w:pos="2835"/>
          <w:tab w:val="left" w:pos="2977"/>
          <w:tab w:val="left" w:pos="3402"/>
        </w:tabs>
        <w:ind w:rightChars="345" w:right="828" w:hanging="1"/>
        <w:contextualSpacing/>
        <w:rPr>
          <w:ins w:id="90" w:author="Mycorn Shao" w:date="2016-10-12T18:05:00Z"/>
          <w:rFonts w:ascii="Times New Roman" w:hAnsi="Times New Roman" w:cs="Times New Roman"/>
          <w:b/>
          <w:i/>
        </w:rPr>
      </w:pPr>
      <w:ins w:id="91" w:author="Mycorn Shao" w:date="2016-10-12T18:05:00Z">
        <w:r w:rsidRPr="00F25617">
          <w:rPr>
            <w:rFonts w:ascii="Times New Roman" w:hAnsi="Times New Roman" w:cs="Times New Roman"/>
            <w:b/>
          </w:rPr>
          <w:t xml:space="preserve">Co-localization of Qphs-3AS and gene </w:t>
        </w:r>
        <w:r w:rsidRPr="00F25617">
          <w:rPr>
            <w:rFonts w:ascii="Times New Roman" w:hAnsi="Times New Roman" w:cs="Times New Roman"/>
            <w:b/>
            <w:i/>
          </w:rPr>
          <w:t>TaPHS1</w:t>
        </w:r>
        <w:r w:rsidRPr="00A647F6">
          <w:rPr>
            <w:rFonts w:ascii="Times New Roman" w:hAnsi="Times New Roman" w:cs="Times New Roman" w:hint="eastAsia"/>
            <w:b/>
          </w:rPr>
          <w:t xml:space="preserve"> and</w:t>
        </w:r>
        <w:r w:rsidRPr="00F25617">
          <w:rPr>
            <w:rFonts w:ascii="Times New Roman" w:hAnsi="Times New Roman" w:cs="Times New Roman" w:hint="eastAsia"/>
            <w:b/>
            <w:i/>
          </w:rPr>
          <w:t xml:space="preserve"> </w:t>
        </w:r>
        <w:r w:rsidRPr="00F25617">
          <w:rPr>
            <w:rFonts w:ascii="Times New Roman" w:hAnsi="Times New Roman" w:cs="Times New Roman"/>
            <w:b/>
          </w:rPr>
          <w:t>causal variation identification</w:t>
        </w:r>
      </w:ins>
    </w:p>
    <w:p w14:paraId="2E1FAC78" w14:textId="02E2DE52" w:rsidR="002A6201" w:rsidRDefault="008168BF" w:rsidP="008168BF">
      <w:pPr>
        <w:tabs>
          <w:tab w:val="left" w:pos="2835"/>
          <w:tab w:val="left" w:pos="2977"/>
          <w:tab w:val="left" w:pos="3402"/>
        </w:tabs>
        <w:ind w:rightChars="345" w:right="828" w:hanging="1"/>
        <w:contextualSpacing/>
        <w:rPr>
          <w:ins w:id="92" w:author="Mycorn Shao" w:date="2016-10-12T21:27:00Z"/>
          <w:rFonts w:ascii="Times New Roman" w:hAnsi="Times New Roman" w:cs="Times New Roman"/>
        </w:rPr>
      </w:pPr>
      <w:ins w:id="93" w:author="Mycorn Shao" w:date="2016-10-12T18:05:00Z">
        <w:r w:rsidRPr="007C1DDE">
          <w:rPr>
            <w:rFonts w:ascii="Times New Roman" w:hAnsi="Times New Roman" w:cs="Times New Roman"/>
          </w:rPr>
          <w:t xml:space="preserve">The major PHS resistant QTL was mapped in the </w:t>
        </w:r>
        <w:r>
          <w:rPr>
            <w:rFonts w:ascii="Times New Roman" w:hAnsi="Times New Roman" w:cs="Times New Roman" w:hint="eastAsia"/>
          </w:rPr>
          <w:t xml:space="preserve">distal region of chromosome 3AS where many scientists reported PHS resistance QTL and </w:t>
        </w:r>
        <w:proofErr w:type="gramStart"/>
        <w:r>
          <w:rPr>
            <w:rFonts w:ascii="Times New Roman" w:hAnsi="Times New Roman" w:cs="Times New Roman" w:hint="eastAsia"/>
          </w:rPr>
          <w:t xml:space="preserve">a </w:t>
        </w:r>
        <w:r>
          <w:rPr>
            <w:rFonts w:ascii="Times New Roman" w:hAnsi="Times New Roman" w:cs="Times New Roman"/>
          </w:rPr>
          <w:t>casual</w:t>
        </w:r>
        <w:r>
          <w:rPr>
            <w:rFonts w:ascii="Times New Roman" w:hAnsi="Times New Roman" w:cs="Times New Roman" w:hint="eastAsia"/>
          </w:rPr>
          <w:t xml:space="preserve"> gene, TaPHS1, was cloned </w:t>
        </w:r>
        <w:r w:rsidRPr="007C1DDE">
          <w:rPr>
            <w:rFonts w:ascii="Times New Roman" w:hAnsi="Times New Roman" w:cs="Times New Roman"/>
          </w:rPr>
          <w:t>by two different groups</w:t>
        </w:r>
        <w:proofErr w:type="gramEnd"/>
        <w:r w:rsidRPr="007C1DDE">
          <w:rPr>
            <w:rFonts w:ascii="Times New Roman" w:hAnsi="Times New Roman" w:cs="Times New Roman"/>
          </w:rPr>
          <w:t xml:space="preserve"> independently </w:t>
        </w:r>
        <w:r w:rsidRPr="007C1DDE">
          <w:rPr>
            <w:rFonts w:ascii="Times New Roman" w:hAnsi="Times New Roman" w:cs="Times New Roman"/>
          </w:rPr>
          <w:fldChar w:fldCharType="begin">
            <w:fldData xml:space="preserve">PEVuZE5vdGU+PENpdGU+PEF1dGhvcj5MaXU8L0F1dGhvcj48WWVhcj4yMDEzPC9ZZWFyPjxSZWNO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PEVuZE5vdGU+PENpdGU+PEF1dGhvcj5MaXU8L0F1dGhvcj48WWVhcj4yMDEzPC9ZZWFyPjxSZWNO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C1DDE">
          <w:rPr>
            <w:rFonts w:ascii="Times New Roman" w:hAnsi="Times New Roman" w:cs="Times New Roman"/>
          </w:rPr>
        </w:r>
        <w:r w:rsidRPr="007C1DDE">
          <w:rPr>
            <w:rFonts w:ascii="Times New Roman" w:hAnsi="Times New Roman" w:cs="Times New Roman"/>
          </w:rPr>
          <w:fldChar w:fldCharType="separate"/>
        </w:r>
        <w:r>
          <w:rPr>
            <w:rFonts w:ascii="Times New Roman" w:hAnsi="Times New Roman" w:cs="Times New Roman"/>
            <w:noProof/>
          </w:rPr>
          <w:t>(</w:t>
        </w:r>
        <w:r w:rsidRPr="001D264F">
          <w:rPr>
            <w:rFonts w:ascii="Times New Roman" w:hAnsi="Times New Roman" w:cs="Times New Roman"/>
            <w:smallCaps/>
            <w:noProof/>
          </w:rPr>
          <w:t>Nakamura</w:t>
        </w:r>
        <w:r w:rsidRPr="001D264F">
          <w:rPr>
            <w:rFonts w:ascii="Times New Roman" w:hAnsi="Times New Roman" w:cs="Times New Roman"/>
            <w:i/>
            <w:noProof/>
          </w:rPr>
          <w:t xml:space="preserve"> et al.</w:t>
        </w:r>
        <w:r>
          <w:rPr>
            <w:rFonts w:ascii="Times New Roman" w:hAnsi="Times New Roman" w:cs="Times New Roman"/>
            <w:noProof/>
          </w:rPr>
          <w:t xml:space="preserve"> 2011; </w:t>
        </w:r>
        <w:r w:rsidRPr="001D264F">
          <w:rPr>
            <w:rFonts w:ascii="Times New Roman" w:hAnsi="Times New Roman" w:cs="Times New Roman"/>
            <w:smallCaps/>
            <w:noProof/>
          </w:rPr>
          <w:t>Liu</w:t>
        </w:r>
        <w:r w:rsidRPr="001D264F">
          <w:rPr>
            <w:rFonts w:ascii="Times New Roman" w:hAnsi="Times New Roman" w:cs="Times New Roman"/>
            <w:i/>
            <w:noProof/>
          </w:rPr>
          <w:t xml:space="preserve"> et al.</w:t>
        </w:r>
        <w:r>
          <w:rPr>
            <w:rFonts w:ascii="Times New Roman" w:hAnsi="Times New Roman" w:cs="Times New Roman"/>
            <w:noProof/>
          </w:rPr>
          <w:t xml:space="preserve"> 2013)</w:t>
        </w:r>
        <w:r w:rsidRPr="007C1DDE">
          <w:rPr>
            <w:rFonts w:ascii="Times New Roman" w:hAnsi="Times New Roman" w:cs="Times New Roman"/>
          </w:rPr>
          <w:fldChar w:fldCharType="end"/>
        </w:r>
        <w:r w:rsidRPr="007C1DDE">
          <w:rPr>
            <w:rFonts w:ascii="Times New Roman" w:hAnsi="Times New Roman" w:cs="Times New Roman"/>
          </w:rPr>
          <w:t>.</w:t>
        </w:r>
        <w:r>
          <w:rPr>
            <w:rFonts w:ascii="Times New Roman" w:hAnsi="Times New Roman" w:cs="Times New Roman" w:hint="eastAsia"/>
          </w:rPr>
          <w:t xml:space="preserve"> During gene TaPHS1 gene cloning, different sequence variations were reported responsible for the phenotypic variance of seed germination and PHS. </w:t>
        </w:r>
        <w:r w:rsidRPr="001D264F">
          <w:rPr>
            <w:rFonts w:ascii="Times New Roman" w:hAnsi="Times New Roman" w:cs="Times New Roman"/>
            <w:smallCaps/>
            <w:noProof/>
          </w:rPr>
          <w:t>Nakamura</w:t>
        </w:r>
        <w:r w:rsidRPr="001D264F">
          <w:rPr>
            <w:rFonts w:ascii="Times New Roman" w:hAnsi="Times New Roman" w:cs="Times New Roman"/>
            <w:i/>
            <w:noProof/>
          </w:rPr>
          <w:t xml:space="preserve"> et al.</w:t>
        </w:r>
        <w:r>
          <w:rPr>
            <w:rFonts w:ascii="Times New Roman" w:hAnsi="Times New Roman" w:cs="Times New Roman"/>
            <w:noProof/>
          </w:rPr>
          <w:t xml:space="preserve"> </w:t>
        </w:r>
        <w:r>
          <w:rPr>
            <w:rFonts w:ascii="Times New Roman" w:hAnsi="Times New Roman" w:cs="Times New Roman" w:hint="eastAsia"/>
            <w:noProof/>
          </w:rPr>
          <w:t>(</w:t>
        </w:r>
        <w:r>
          <w:rPr>
            <w:rFonts w:ascii="Times New Roman" w:hAnsi="Times New Roman" w:cs="Times New Roman"/>
            <w:noProof/>
          </w:rPr>
          <w:t>2011</w:t>
        </w:r>
        <w:r>
          <w:rPr>
            <w:rFonts w:ascii="Times New Roman" w:hAnsi="Times New Roman" w:cs="Times New Roman" w:hint="eastAsia"/>
            <w:noProof/>
          </w:rPr>
          <w:t xml:space="preserve">) reported the SNP in promoter is the casusal variant of seeds germination difference, however </w:t>
        </w:r>
        <w:r w:rsidRPr="001D264F">
          <w:rPr>
            <w:rFonts w:ascii="Times New Roman" w:hAnsi="Times New Roman" w:cs="Times New Roman"/>
            <w:smallCaps/>
            <w:noProof/>
          </w:rPr>
          <w:t>Liu</w:t>
        </w:r>
        <w:r w:rsidRPr="001D264F">
          <w:rPr>
            <w:rFonts w:ascii="Times New Roman" w:hAnsi="Times New Roman" w:cs="Times New Roman"/>
            <w:i/>
            <w:noProof/>
          </w:rPr>
          <w:t xml:space="preserve"> et al.</w:t>
        </w:r>
        <w:r>
          <w:rPr>
            <w:rFonts w:ascii="Times New Roman" w:hAnsi="Times New Roman" w:cs="Times New Roman"/>
            <w:noProof/>
          </w:rPr>
          <w:t xml:space="preserve"> </w:t>
        </w:r>
        <w:r>
          <w:rPr>
            <w:rFonts w:ascii="Times New Roman" w:hAnsi="Times New Roman" w:cs="Times New Roman" w:hint="eastAsia"/>
            <w:noProof/>
          </w:rPr>
          <w:t>(</w:t>
        </w:r>
        <w:r>
          <w:rPr>
            <w:rFonts w:ascii="Times New Roman" w:hAnsi="Times New Roman" w:cs="Times New Roman"/>
            <w:noProof/>
          </w:rPr>
          <w:t>2013</w:t>
        </w:r>
        <w:r>
          <w:rPr>
            <w:rFonts w:ascii="Times New Roman" w:hAnsi="Times New Roman" w:cs="Times New Roman" w:hint="eastAsia"/>
            <w:noProof/>
          </w:rPr>
          <w:t xml:space="preserve">) proposed that in stead of promoter mutation two SNP mutations in coding region are the casusal varients. We designed three KASP markers based on those three reported casusal SNP variations. Only the marker of promoter variation was polymorphic between our two parets and mapped under the peak of the </w:t>
        </w:r>
        <w:r>
          <w:rPr>
            <w:rFonts w:ascii="Times New Roman" w:hAnsi="Times New Roman" w:cs="Times New Roman" w:hint="eastAsia"/>
          </w:rPr>
          <w:t xml:space="preserve">major </w:t>
        </w:r>
        <w:r w:rsidRPr="007C1DDE">
          <w:rPr>
            <w:rFonts w:ascii="Times New Roman" w:hAnsi="Times New Roman" w:cs="Times New Roman"/>
          </w:rPr>
          <w:t>PHS resistant QTL on chromosome 3AS</w:t>
        </w:r>
        <w:r>
          <w:rPr>
            <w:rFonts w:ascii="Times New Roman" w:hAnsi="Times New Roman" w:cs="Times New Roman" w:hint="eastAsia"/>
          </w:rPr>
          <w:t xml:space="preserve">. </w:t>
        </w:r>
      </w:ins>
      <w:ins w:id="94" w:author="Mycorn Shao" w:date="2016-10-12T21:37:00Z">
        <w:r w:rsidR="008977E8">
          <w:rPr>
            <w:rFonts w:ascii="Times New Roman" w:hAnsi="Times New Roman" w:cs="Times New Roman" w:hint="eastAsia"/>
          </w:rPr>
          <w:t xml:space="preserve">This </w:t>
        </w:r>
      </w:ins>
      <w:ins w:id="95" w:author="Mycorn Shao" w:date="2016-10-12T21:38:00Z">
        <w:r w:rsidR="008977E8">
          <w:rPr>
            <w:rFonts w:ascii="Times New Roman" w:hAnsi="Times New Roman" w:cs="Times New Roman" w:hint="eastAsia"/>
          </w:rPr>
          <w:t>marker</w:t>
        </w:r>
      </w:ins>
      <w:ins w:id="96" w:author="Mycorn Shao" w:date="2016-10-12T21:37:00Z">
        <w:r w:rsidR="008977E8">
          <w:rPr>
            <w:rFonts w:ascii="Times New Roman" w:hAnsi="Times New Roman" w:cs="Times New Roman" w:hint="eastAsia"/>
          </w:rPr>
          <w:t xml:space="preserve"> explained 20% to 40% phenotypic variance in </w:t>
        </w:r>
      </w:ins>
      <w:ins w:id="97" w:author="Mycorn Shao" w:date="2016-10-12T21:38:00Z">
        <w:r w:rsidR="008977E8">
          <w:rPr>
            <w:rFonts w:ascii="Times New Roman" w:hAnsi="Times New Roman" w:cs="Times New Roman" w:hint="eastAsia"/>
          </w:rPr>
          <w:t xml:space="preserve">different </w:t>
        </w:r>
      </w:ins>
      <w:ins w:id="98" w:author="Mycorn Shao" w:date="2016-10-12T21:37:00Z">
        <w:r w:rsidR="008977E8">
          <w:rPr>
            <w:rFonts w:ascii="Times New Roman" w:hAnsi="Times New Roman" w:cs="Times New Roman" w:hint="eastAsia"/>
          </w:rPr>
          <w:t xml:space="preserve">mapping </w:t>
        </w:r>
      </w:ins>
      <w:ins w:id="99" w:author="Mycorn Shao" w:date="2016-10-12T21:38:00Z">
        <w:r w:rsidR="008977E8">
          <w:rPr>
            <w:rFonts w:ascii="Times New Roman" w:hAnsi="Times New Roman" w:cs="Times New Roman"/>
          </w:rPr>
          <w:t>environments</w:t>
        </w:r>
      </w:ins>
      <w:ins w:id="100" w:author="Mycorn Shao" w:date="2016-10-12T21:37:00Z">
        <w:r w:rsidR="008977E8">
          <w:rPr>
            <w:rFonts w:ascii="Times New Roman" w:hAnsi="Times New Roman" w:cs="Times New Roman" w:hint="eastAsia"/>
          </w:rPr>
          <w:t xml:space="preserve">. </w:t>
        </w:r>
      </w:ins>
      <w:ins w:id="101" w:author="Mycorn Shao" w:date="2016-10-12T20:48:00Z">
        <w:r w:rsidR="00227DD1">
          <w:rPr>
            <w:rFonts w:ascii="Times New Roman" w:hAnsi="Times New Roman" w:cs="Times New Roman" w:hint="eastAsia"/>
          </w:rPr>
          <w:t xml:space="preserve">There </w:t>
        </w:r>
      </w:ins>
      <w:ins w:id="102" w:author="Mycorn Shao" w:date="2016-10-12T20:49:00Z">
        <w:r w:rsidR="00227DD1">
          <w:rPr>
            <w:rFonts w:ascii="Times New Roman" w:hAnsi="Times New Roman" w:cs="Times New Roman" w:hint="eastAsia"/>
          </w:rPr>
          <w:t xml:space="preserve">is no </w:t>
        </w:r>
        <w:r w:rsidR="00227DD1">
          <w:rPr>
            <w:rFonts w:ascii="Times New Roman" w:hAnsi="Times New Roman" w:cs="Times New Roman"/>
          </w:rPr>
          <w:t>polymorphism</w:t>
        </w:r>
        <w:r w:rsidR="00227DD1">
          <w:rPr>
            <w:rFonts w:ascii="Times New Roman" w:hAnsi="Times New Roman" w:cs="Times New Roman" w:hint="eastAsia"/>
          </w:rPr>
          <w:t xml:space="preserve"> detected </w:t>
        </w:r>
        <w:r w:rsidR="009371A3">
          <w:rPr>
            <w:rFonts w:ascii="Times New Roman" w:hAnsi="Times New Roman" w:cs="Times New Roman" w:hint="eastAsia"/>
          </w:rPr>
          <w:t>in two coding</w:t>
        </w:r>
      </w:ins>
      <w:ins w:id="103" w:author="Mycorn Shao" w:date="2016-10-12T20:50:00Z">
        <w:r w:rsidR="009371A3">
          <w:rPr>
            <w:rFonts w:ascii="Times New Roman" w:hAnsi="Times New Roman" w:cs="Times New Roman" w:hint="eastAsia"/>
          </w:rPr>
          <w:t xml:space="preserve"> region casual variations, SNP646 and SNP666</w:t>
        </w:r>
      </w:ins>
      <w:ins w:id="104" w:author="Mycorn Shao" w:date="2016-10-12T21:39:00Z">
        <w:r w:rsidR="008977E8">
          <w:rPr>
            <w:rFonts w:ascii="Times New Roman" w:hAnsi="Times New Roman" w:cs="Times New Roman" w:hint="eastAsia"/>
          </w:rPr>
          <w:t>,</w:t>
        </w:r>
        <w:r w:rsidR="008977E8" w:rsidRPr="008977E8">
          <w:rPr>
            <w:rFonts w:ascii="Times New Roman" w:hAnsi="Times New Roman" w:cs="Times New Roman" w:hint="eastAsia"/>
          </w:rPr>
          <w:t xml:space="preserve"> </w:t>
        </w:r>
        <w:r w:rsidR="008977E8">
          <w:rPr>
            <w:rFonts w:ascii="Times New Roman" w:hAnsi="Times New Roman" w:cs="Times New Roman" w:hint="eastAsia"/>
          </w:rPr>
          <w:t>between Danby and Tiger</w:t>
        </w:r>
      </w:ins>
      <w:ins w:id="105" w:author="Mycorn Shao" w:date="2016-10-12T20:50:00Z">
        <w:r w:rsidR="009371A3">
          <w:rPr>
            <w:rFonts w:ascii="Times New Roman" w:hAnsi="Times New Roman" w:cs="Times New Roman" w:hint="eastAsia"/>
          </w:rPr>
          <w:t>.</w:t>
        </w:r>
      </w:ins>
      <w:ins w:id="106" w:author="Mycorn Shao" w:date="2016-10-12T21:34:00Z">
        <w:r w:rsidR="008977E8">
          <w:rPr>
            <w:rFonts w:ascii="Times New Roman" w:hAnsi="Times New Roman" w:cs="Times New Roman" w:hint="eastAsia"/>
          </w:rPr>
          <w:t xml:space="preserve"> Besides </w:t>
        </w:r>
      </w:ins>
      <w:ins w:id="107" w:author="Mycorn Shao" w:date="2016-10-12T21:39:00Z">
        <w:r w:rsidR="008977E8">
          <w:rPr>
            <w:rFonts w:ascii="Times New Roman" w:hAnsi="Times New Roman" w:cs="Times New Roman" w:hint="eastAsia"/>
          </w:rPr>
          <w:t xml:space="preserve">those </w:t>
        </w:r>
      </w:ins>
      <w:ins w:id="108" w:author="Mycorn Shao" w:date="2016-10-12T21:34:00Z">
        <w:r w:rsidR="008977E8">
          <w:rPr>
            <w:rFonts w:ascii="Times New Roman" w:hAnsi="Times New Roman" w:cs="Times New Roman" w:hint="eastAsia"/>
          </w:rPr>
          <w:t>th</w:t>
        </w:r>
      </w:ins>
      <w:ins w:id="109" w:author="Mycorn Shao" w:date="2016-10-12T21:35:00Z">
        <w:r w:rsidR="008977E8">
          <w:rPr>
            <w:rFonts w:ascii="Times New Roman" w:hAnsi="Times New Roman" w:cs="Times New Roman" w:hint="eastAsia"/>
          </w:rPr>
          <w:t xml:space="preserve">ree reported </w:t>
        </w:r>
        <w:proofErr w:type="spellStart"/>
        <w:r w:rsidR="008977E8">
          <w:rPr>
            <w:rFonts w:ascii="Times New Roman" w:hAnsi="Times New Roman" w:cs="Times New Roman" w:hint="eastAsia"/>
          </w:rPr>
          <w:t>casusal</w:t>
        </w:r>
        <w:proofErr w:type="spellEnd"/>
        <w:r w:rsidR="008977E8">
          <w:rPr>
            <w:rFonts w:ascii="Times New Roman" w:hAnsi="Times New Roman" w:cs="Times New Roman" w:hint="eastAsia"/>
          </w:rPr>
          <w:t xml:space="preserve"> SNP markers, we also designed three more SNP markers based on the promoter sequence difference</w:t>
        </w:r>
      </w:ins>
      <w:ins w:id="110" w:author="Mycorn Shao" w:date="2016-10-12T21:39:00Z">
        <w:r w:rsidR="008977E8">
          <w:rPr>
            <w:rFonts w:ascii="Times New Roman" w:hAnsi="Times New Roman" w:cs="Times New Roman" w:hint="eastAsia"/>
          </w:rPr>
          <w:t>s</w:t>
        </w:r>
      </w:ins>
      <w:ins w:id="111" w:author="Mycorn Shao" w:date="2016-10-12T21:36:00Z">
        <w:r w:rsidR="008977E8">
          <w:rPr>
            <w:rFonts w:ascii="Times New Roman" w:hAnsi="Times New Roman" w:cs="Times New Roman" w:hint="eastAsia"/>
          </w:rPr>
          <w:t xml:space="preserve"> between Danby and Tiger</w:t>
        </w:r>
      </w:ins>
      <w:ins w:id="112" w:author="Mycorn Shao" w:date="2016-10-12T21:41:00Z">
        <w:r w:rsidR="00D4786C">
          <w:rPr>
            <w:rFonts w:ascii="Times New Roman" w:hAnsi="Times New Roman" w:cs="Times New Roman" w:hint="eastAsia"/>
          </w:rPr>
          <w:t>, but no one sh</w:t>
        </w:r>
      </w:ins>
      <w:ins w:id="113" w:author="Mycorn Shao" w:date="2016-10-12T21:42:00Z">
        <w:r w:rsidR="00D4786C">
          <w:rPr>
            <w:rFonts w:ascii="Times New Roman" w:hAnsi="Times New Roman" w:cs="Times New Roman" w:hint="eastAsia"/>
          </w:rPr>
          <w:t>own more significant association with PHS variation than SNP-222 (Table ===)</w:t>
        </w:r>
      </w:ins>
      <w:ins w:id="114" w:author="Mycorn Shao" w:date="2016-10-12T21:36:00Z">
        <w:r w:rsidR="008977E8">
          <w:rPr>
            <w:rFonts w:ascii="Times New Roman" w:hAnsi="Times New Roman" w:cs="Times New Roman" w:hint="eastAsia"/>
          </w:rPr>
          <w:t xml:space="preserve">. </w:t>
        </w:r>
      </w:ins>
      <w:ins w:id="115" w:author="Mycorn Shao" w:date="2016-10-12T20:59:00Z">
        <w:r w:rsidR="009371A3">
          <w:rPr>
            <w:rFonts w:ascii="Times New Roman" w:hAnsi="Times New Roman" w:cs="Times New Roman" w:hint="eastAsia"/>
          </w:rPr>
          <w:t>The co-</w:t>
        </w:r>
        <w:r w:rsidR="009371A3">
          <w:rPr>
            <w:rFonts w:ascii="Times New Roman" w:hAnsi="Times New Roman" w:cs="Times New Roman"/>
          </w:rPr>
          <w:t>localization</w:t>
        </w:r>
        <w:r w:rsidR="009371A3">
          <w:rPr>
            <w:rFonts w:ascii="Times New Roman" w:hAnsi="Times New Roman" w:cs="Times New Roman" w:hint="eastAsia"/>
          </w:rPr>
          <w:t xml:space="preserve"> of the gene specific marker KASP222 and the major QTL implied that the promoter SNP variation in gene </w:t>
        </w:r>
        <w:proofErr w:type="spellStart"/>
        <w:r w:rsidR="009371A3">
          <w:rPr>
            <w:rFonts w:ascii="Times New Roman" w:hAnsi="Times New Roman" w:cs="Times New Roman" w:hint="eastAsia"/>
          </w:rPr>
          <w:t>TaPHS</w:t>
        </w:r>
        <w:proofErr w:type="spellEnd"/>
        <w:r w:rsidR="009371A3">
          <w:rPr>
            <w:rFonts w:ascii="Times New Roman" w:hAnsi="Times New Roman" w:cs="Times New Roman" w:hint="eastAsia"/>
          </w:rPr>
          <w:t xml:space="preserve"> is the casual variant of PHS difference in our mapping population.</w:t>
        </w:r>
      </w:ins>
      <w:ins w:id="116" w:author="Mycorn Shao" w:date="2016-10-12T21:00:00Z">
        <w:r w:rsidR="009371A3">
          <w:rPr>
            <w:rFonts w:ascii="Times New Roman" w:hAnsi="Times New Roman" w:cs="Times New Roman" w:hint="eastAsia"/>
          </w:rPr>
          <w:t xml:space="preserve"> </w:t>
        </w:r>
      </w:ins>
    </w:p>
    <w:p w14:paraId="23092947" w14:textId="4D598479" w:rsidR="008168BF" w:rsidRPr="00A647F6" w:rsidRDefault="002A6201" w:rsidP="008168BF">
      <w:pPr>
        <w:tabs>
          <w:tab w:val="left" w:pos="2835"/>
          <w:tab w:val="left" w:pos="2977"/>
          <w:tab w:val="left" w:pos="3402"/>
        </w:tabs>
        <w:ind w:rightChars="345" w:right="828" w:hanging="1"/>
        <w:contextualSpacing/>
        <w:rPr>
          <w:ins w:id="117" w:author="Mycorn Shao" w:date="2016-10-12T18:05:00Z"/>
          <w:rFonts w:ascii="Times New Roman" w:hAnsi="Times New Roman" w:cs="Times New Roman"/>
        </w:rPr>
      </w:pPr>
      <w:ins w:id="118" w:author="Mycorn Shao" w:date="2016-10-12T21:27:00Z">
        <w:r>
          <w:rPr>
            <w:rFonts w:ascii="Times New Roman" w:hAnsi="Times New Roman" w:cs="Times New Roman" w:hint="eastAsia"/>
          </w:rPr>
          <w:t xml:space="preserve">  </w:t>
        </w:r>
      </w:ins>
      <w:ins w:id="119" w:author="Mycorn Shao" w:date="2016-10-12T20:51:00Z">
        <w:r w:rsidR="009371A3">
          <w:rPr>
            <w:rFonts w:ascii="Times New Roman" w:hAnsi="Times New Roman" w:cs="Times New Roman" w:hint="eastAsia"/>
          </w:rPr>
          <w:t>Danby has the identi</w:t>
        </w:r>
      </w:ins>
      <w:ins w:id="120" w:author="Mycorn Shao" w:date="2016-10-12T21:00:00Z">
        <w:r w:rsidR="009371A3">
          <w:rPr>
            <w:rFonts w:ascii="Times New Roman" w:hAnsi="Times New Roman" w:cs="Times New Roman" w:hint="eastAsia"/>
          </w:rPr>
          <w:t>cal</w:t>
        </w:r>
      </w:ins>
      <w:ins w:id="121" w:author="Mycorn Shao" w:date="2016-10-12T20:51:00Z">
        <w:r w:rsidR="009371A3">
          <w:rPr>
            <w:rFonts w:ascii="Times New Roman" w:hAnsi="Times New Roman" w:cs="Times New Roman" w:hint="eastAsia"/>
          </w:rPr>
          <w:t xml:space="preserve"> allele types with </w:t>
        </w:r>
      </w:ins>
      <w:ins w:id="122" w:author="Mycorn Shao" w:date="2016-10-12T20:52:00Z">
        <w:r w:rsidR="009371A3">
          <w:rPr>
            <w:rFonts w:ascii="Times New Roman" w:hAnsi="Times New Roman" w:cs="Times New Roman" w:hint="eastAsia"/>
          </w:rPr>
          <w:t xml:space="preserve">Zen (The resistant parental line used to clone gene </w:t>
        </w:r>
        <w:proofErr w:type="spellStart"/>
        <w:r w:rsidR="009371A3">
          <w:rPr>
            <w:rFonts w:ascii="Times New Roman" w:hAnsi="Times New Roman" w:cs="Times New Roman" w:hint="eastAsia"/>
          </w:rPr>
          <w:t>TaMFT</w:t>
        </w:r>
        <w:proofErr w:type="spellEnd"/>
        <w:r w:rsidR="009371A3">
          <w:rPr>
            <w:rFonts w:ascii="Times New Roman" w:hAnsi="Times New Roman" w:cs="Times New Roman" w:hint="eastAsia"/>
          </w:rPr>
          <w:t xml:space="preserve">) and </w:t>
        </w:r>
        <w:proofErr w:type="spellStart"/>
        <w:r w:rsidR="009371A3">
          <w:rPr>
            <w:rFonts w:ascii="Times New Roman" w:hAnsi="Times New Roman" w:cs="Times New Roman" w:hint="eastAsia"/>
          </w:rPr>
          <w:t>Rioblanco</w:t>
        </w:r>
      </w:ins>
      <w:proofErr w:type="spellEnd"/>
      <w:ins w:id="123" w:author="Mycorn Shao" w:date="2016-10-12T20:53:00Z">
        <w:r w:rsidR="009371A3">
          <w:rPr>
            <w:rFonts w:ascii="Times New Roman" w:hAnsi="Times New Roman" w:cs="Times New Roman" w:hint="eastAsia"/>
          </w:rPr>
          <w:t xml:space="preserve"> (The resistant </w:t>
        </w:r>
        <w:r w:rsidR="009371A3">
          <w:rPr>
            <w:rFonts w:ascii="Times New Roman" w:hAnsi="Times New Roman" w:cs="Times New Roman"/>
          </w:rPr>
          <w:t>parental</w:t>
        </w:r>
        <w:r w:rsidR="009371A3">
          <w:rPr>
            <w:rFonts w:ascii="Times New Roman" w:hAnsi="Times New Roman" w:cs="Times New Roman" w:hint="eastAsia"/>
          </w:rPr>
          <w:t xml:space="preserve"> line used for TaPHS1 cloning). </w:t>
        </w:r>
      </w:ins>
      <w:ins w:id="124" w:author="Mycorn Shao" w:date="2016-10-12T20:54:00Z">
        <w:r w:rsidR="009371A3">
          <w:rPr>
            <w:rFonts w:ascii="Times New Roman" w:hAnsi="Times New Roman" w:cs="Times New Roman"/>
          </w:rPr>
          <w:t>T</w:t>
        </w:r>
        <w:r w:rsidR="009371A3">
          <w:rPr>
            <w:rFonts w:ascii="Times New Roman" w:hAnsi="Times New Roman" w:cs="Times New Roman" w:hint="eastAsia"/>
          </w:rPr>
          <w:t xml:space="preserve">he </w:t>
        </w:r>
        <w:r w:rsidR="009371A3">
          <w:rPr>
            <w:rFonts w:ascii="Times New Roman" w:hAnsi="Times New Roman" w:cs="Times New Roman"/>
          </w:rPr>
          <w:t>susceptible</w:t>
        </w:r>
        <w:r w:rsidR="009371A3">
          <w:rPr>
            <w:rFonts w:ascii="Times New Roman" w:hAnsi="Times New Roman" w:cs="Times New Roman" w:hint="eastAsia"/>
          </w:rPr>
          <w:t xml:space="preserve"> parent Tiger </w:t>
        </w:r>
      </w:ins>
      <w:ins w:id="125" w:author="Mycorn Shao" w:date="2016-10-12T20:58:00Z">
        <w:r w:rsidR="009371A3">
          <w:rPr>
            <w:rFonts w:ascii="Times New Roman" w:hAnsi="Times New Roman" w:cs="Times New Roman" w:hint="eastAsia"/>
          </w:rPr>
          <w:t xml:space="preserve">only </w:t>
        </w:r>
      </w:ins>
      <w:ins w:id="126" w:author="Mycorn Shao" w:date="2016-10-12T20:54:00Z">
        <w:r w:rsidR="009371A3">
          <w:rPr>
            <w:rFonts w:ascii="Times New Roman" w:hAnsi="Times New Roman" w:cs="Times New Roman" w:hint="eastAsia"/>
          </w:rPr>
          <w:t xml:space="preserve">has </w:t>
        </w:r>
      </w:ins>
      <w:ins w:id="127" w:author="Mycorn Shao" w:date="2016-10-12T20:58:00Z">
        <w:r w:rsidR="009371A3">
          <w:rPr>
            <w:rFonts w:ascii="Times New Roman" w:hAnsi="Times New Roman" w:cs="Times New Roman" w:hint="eastAsia"/>
          </w:rPr>
          <w:t xml:space="preserve">the SNP222 mutation </w:t>
        </w:r>
      </w:ins>
      <w:ins w:id="128" w:author="Mycorn Shao" w:date="2016-10-12T21:01:00Z">
        <w:r w:rsidR="00893872">
          <w:rPr>
            <w:rFonts w:ascii="Times New Roman" w:hAnsi="Times New Roman" w:cs="Times New Roman" w:hint="eastAsia"/>
          </w:rPr>
          <w:t xml:space="preserve">allele type </w:t>
        </w:r>
      </w:ins>
      <w:ins w:id="129" w:author="Mycorn Shao" w:date="2016-10-12T20:58:00Z">
        <w:r w:rsidR="009371A3">
          <w:rPr>
            <w:rFonts w:ascii="Times New Roman" w:hAnsi="Times New Roman" w:cs="Times New Roman" w:hint="eastAsia"/>
          </w:rPr>
          <w:t xml:space="preserve">which </w:t>
        </w:r>
      </w:ins>
      <w:ins w:id="130" w:author="Mycorn Shao" w:date="2016-10-12T20:59:00Z">
        <w:r w:rsidR="009371A3">
          <w:rPr>
            <w:rFonts w:ascii="Times New Roman" w:hAnsi="Times New Roman" w:cs="Times New Roman" w:hint="eastAsia"/>
          </w:rPr>
          <w:t xml:space="preserve">is </w:t>
        </w:r>
      </w:ins>
      <w:ins w:id="131" w:author="Mycorn Shao" w:date="2016-10-12T20:54:00Z">
        <w:r w:rsidR="009371A3">
          <w:rPr>
            <w:rFonts w:ascii="Times New Roman" w:hAnsi="Times New Roman" w:cs="Times New Roman" w:hint="eastAsia"/>
          </w:rPr>
          <w:t>the identical</w:t>
        </w:r>
      </w:ins>
      <w:ins w:id="132" w:author="Mycorn Shao" w:date="2016-10-12T20:55:00Z">
        <w:r w:rsidR="009371A3">
          <w:rPr>
            <w:rFonts w:ascii="Times New Roman" w:hAnsi="Times New Roman" w:cs="Times New Roman" w:hint="eastAsia"/>
          </w:rPr>
          <w:t xml:space="preserve"> allele type with Chinese spring (The </w:t>
        </w:r>
        <w:r w:rsidR="009371A3">
          <w:rPr>
            <w:rFonts w:ascii="Times New Roman" w:hAnsi="Times New Roman" w:cs="Times New Roman"/>
          </w:rPr>
          <w:t>susceptible</w:t>
        </w:r>
        <w:r w:rsidR="009371A3">
          <w:rPr>
            <w:rFonts w:ascii="Times New Roman" w:hAnsi="Times New Roman" w:cs="Times New Roman" w:hint="eastAsia"/>
          </w:rPr>
          <w:t xml:space="preserve"> parental line used to clone gene </w:t>
        </w:r>
        <w:proofErr w:type="spellStart"/>
        <w:r w:rsidR="009371A3">
          <w:rPr>
            <w:rFonts w:ascii="Times New Roman" w:hAnsi="Times New Roman" w:cs="Times New Roman" w:hint="eastAsia"/>
          </w:rPr>
          <w:t>TaMFT</w:t>
        </w:r>
        <w:proofErr w:type="spellEnd"/>
        <w:r w:rsidR="009371A3">
          <w:rPr>
            <w:rFonts w:ascii="Times New Roman" w:hAnsi="Times New Roman" w:cs="Times New Roman" w:hint="eastAsia"/>
          </w:rPr>
          <w:t xml:space="preserve">) </w:t>
        </w:r>
      </w:ins>
      <w:ins w:id="133" w:author="Mycorn Shao" w:date="2016-10-12T20:56:00Z">
        <w:r w:rsidR="009371A3">
          <w:rPr>
            <w:rFonts w:ascii="Times New Roman" w:hAnsi="Times New Roman" w:cs="Times New Roman" w:hint="eastAsia"/>
          </w:rPr>
          <w:t xml:space="preserve">in these three SNP site. </w:t>
        </w:r>
      </w:ins>
      <w:ins w:id="134" w:author="Mycorn Shao" w:date="2016-10-12T20:51:00Z">
        <w:r w:rsidR="009371A3">
          <w:rPr>
            <w:rFonts w:ascii="Times New Roman" w:hAnsi="Times New Roman" w:cs="Times New Roman" w:hint="eastAsia"/>
          </w:rPr>
          <w:t>That means</w:t>
        </w:r>
      </w:ins>
      <w:ins w:id="135" w:author="Mycorn Shao" w:date="2016-10-12T21:02:00Z">
        <w:r w:rsidR="00893872">
          <w:rPr>
            <w:rFonts w:ascii="Times New Roman" w:hAnsi="Times New Roman" w:cs="Times New Roman" w:hint="eastAsia"/>
          </w:rPr>
          <w:t xml:space="preserve"> the promoter mutation</w:t>
        </w:r>
      </w:ins>
      <w:ins w:id="136" w:author="Mycorn Shao" w:date="2016-10-12T21:03:00Z">
        <w:r w:rsidR="00893872">
          <w:rPr>
            <w:rFonts w:ascii="Times New Roman" w:hAnsi="Times New Roman" w:cs="Times New Roman" w:hint="eastAsia"/>
          </w:rPr>
          <w:t xml:space="preserve"> can cause significant PHS phenotypic difference indepen</w:t>
        </w:r>
      </w:ins>
      <w:ins w:id="137" w:author="Mycorn Shao" w:date="2016-10-12T21:04:00Z">
        <w:r w:rsidR="00893872">
          <w:rPr>
            <w:rFonts w:ascii="Times New Roman" w:hAnsi="Times New Roman" w:cs="Times New Roman" w:hint="eastAsia"/>
          </w:rPr>
          <w:t>den</w:t>
        </w:r>
      </w:ins>
      <w:ins w:id="138" w:author="Mycorn Shao" w:date="2016-10-12T21:03:00Z">
        <w:r w:rsidR="00893872">
          <w:rPr>
            <w:rFonts w:ascii="Times New Roman" w:hAnsi="Times New Roman" w:cs="Times New Roman" w:hint="eastAsia"/>
          </w:rPr>
          <w:t xml:space="preserve">tly from the other two coding region </w:t>
        </w:r>
      </w:ins>
      <w:ins w:id="139" w:author="Mycorn Shao" w:date="2016-10-12T21:04:00Z">
        <w:r w:rsidR="00893872">
          <w:rPr>
            <w:rFonts w:ascii="Times New Roman" w:hAnsi="Times New Roman" w:cs="Times New Roman"/>
          </w:rPr>
          <w:t>casual</w:t>
        </w:r>
        <w:r w:rsidR="00893872">
          <w:rPr>
            <w:rFonts w:ascii="Times New Roman" w:hAnsi="Times New Roman" w:cs="Times New Roman" w:hint="eastAsia"/>
          </w:rPr>
          <w:t xml:space="preserve"> </w:t>
        </w:r>
      </w:ins>
      <w:ins w:id="140" w:author="Mycorn Shao" w:date="2016-10-12T21:03:00Z">
        <w:r w:rsidR="00893872">
          <w:rPr>
            <w:rFonts w:ascii="Times New Roman" w:hAnsi="Times New Roman" w:cs="Times New Roman" w:hint="eastAsia"/>
          </w:rPr>
          <w:t>mutations</w:t>
        </w:r>
      </w:ins>
      <w:ins w:id="141" w:author="Mycorn Shao" w:date="2016-10-12T21:04:00Z">
        <w:r w:rsidR="00893872">
          <w:rPr>
            <w:rFonts w:ascii="Times New Roman" w:hAnsi="Times New Roman" w:cs="Times New Roman" w:hint="eastAsia"/>
          </w:rPr>
          <w:t>.</w:t>
        </w:r>
      </w:ins>
      <w:ins w:id="142" w:author="Mycorn Shao" w:date="2016-10-12T20:51:00Z">
        <w:r w:rsidR="009371A3">
          <w:rPr>
            <w:rFonts w:ascii="Times New Roman" w:hAnsi="Times New Roman" w:cs="Times New Roman" w:hint="eastAsia"/>
          </w:rPr>
          <w:t xml:space="preserve"> </w:t>
        </w:r>
      </w:ins>
      <w:ins w:id="143" w:author="Mycorn Shao" w:date="2016-10-12T21:04:00Z">
        <w:r w:rsidR="00893872">
          <w:rPr>
            <w:rFonts w:ascii="Times New Roman" w:hAnsi="Times New Roman" w:cs="Times New Roman" w:hint="eastAsia"/>
          </w:rPr>
          <w:t xml:space="preserve">This </w:t>
        </w:r>
      </w:ins>
      <w:ins w:id="144" w:author="Mycorn Shao" w:date="2016-10-12T21:07:00Z">
        <w:r w:rsidR="00893872">
          <w:rPr>
            <w:rFonts w:ascii="Times New Roman" w:hAnsi="Times New Roman" w:cs="Times New Roman"/>
          </w:rPr>
          <w:t>conclusion</w:t>
        </w:r>
      </w:ins>
      <w:ins w:id="145" w:author="Mycorn Shao" w:date="2016-10-12T21:06:00Z">
        <w:r w:rsidR="00893872">
          <w:rPr>
            <w:rFonts w:ascii="Times New Roman" w:hAnsi="Times New Roman" w:cs="Times New Roman" w:hint="eastAsia"/>
          </w:rPr>
          <w:t xml:space="preserve"> is</w:t>
        </w:r>
      </w:ins>
      <w:ins w:id="146" w:author="Mycorn Shao" w:date="2016-10-12T21:07:00Z">
        <w:r w:rsidR="00893872">
          <w:rPr>
            <w:rFonts w:ascii="Times New Roman" w:hAnsi="Times New Roman" w:cs="Times New Roman" w:hint="eastAsia"/>
          </w:rPr>
          <w:t xml:space="preserve"> slightly different from </w:t>
        </w:r>
      </w:ins>
      <w:ins w:id="147" w:author="Mycorn Shao" w:date="2016-10-12T21:08:00Z">
        <w:r w:rsidR="00893872">
          <w:rPr>
            <w:rFonts w:ascii="Times New Roman" w:hAnsi="Times New Roman" w:cs="Times New Roman" w:hint="eastAsia"/>
          </w:rPr>
          <w:t>what</w:t>
        </w:r>
      </w:ins>
      <w:ins w:id="148" w:author="Mycorn Shao" w:date="2016-10-12T21:07:00Z">
        <w:r w:rsidR="00893872">
          <w:rPr>
            <w:rFonts w:ascii="Times New Roman" w:hAnsi="Times New Roman" w:cs="Times New Roman" w:hint="eastAsia"/>
          </w:rPr>
          <w:t xml:space="preserve"> Liu</w:t>
        </w:r>
      </w:ins>
      <w:ins w:id="149" w:author="Mycorn Shao" w:date="2016-10-12T21:08:00Z">
        <w:r w:rsidR="00893872">
          <w:rPr>
            <w:rFonts w:ascii="Times New Roman" w:hAnsi="Times New Roman" w:cs="Times New Roman" w:hint="eastAsia"/>
          </w:rPr>
          <w:t xml:space="preserve"> et al reported that promoter variation at 222 base pair position only </w:t>
        </w:r>
      </w:ins>
      <w:ins w:id="150" w:author="Mycorn Shao" w:date="2016-10-12T21:09:00Z">
        <w:r w:rsidR="00893872">
          <w:rPr>
            <w:rFonts w:ascii="Times New Roman" w:hAnsi="Times New Roman" w:cs="Times New Roman" w:hint="eastAsia"/>
          </w:rPr>
          <w:t>quantitatively regulated PHS or seeds germination</w:t>
        </w:r>
      </w:ins>
      <w:ins w:id="151" w:author="Mycorn Shao" w:date="2016-10-12T21:17:00Z">
        <w:r w:rsidR="00F23BB5">
          <w:rPr>
            <w:rFonts w:ascii="Times New Roman" w:hAnsi="Times New Roman" w:cs="Times New Roman" w:hint="eastAsia"/>
          </w:rPr>
          <w:t xml:space="preserve"> between </w:t>
        </w:r>
      </w:ins>
      <w:ins w:id="152" w:author="Mycorn Shao" w:date="2016-10-12T21:18:00Z">
        <w:r w:rsidR="00F23BB5">
          <w:rPr>
            <w:rFonts w:ascii="Times New Roman" w:hAnsi="Times New Roman" w:cs="Times New Roman" w:hint="eastAsia"/>
          </w:rPr>
          <w:t xml:space="preserve">highly </w:t>
        </w:r>
      </w:ins>
      <w:ins w:id="153" w:author="Mycorn Shao" w:date="2016-10-12T21:17:00Z">
        <w:r w:rsidR="00F23BB5">
          <w:rPr>
            <w:rFonts w:ascii="Times New Roman" w:hAnsi="Times New Roman" w:cs="Times New Roman" w:hint="eastAsia"/>
          </w:rPr>
          <w:t xml:space="preserve">resistant and </w:t>
        </w:r>
      </w:ins>
      <w:ins w:id="154" w:author="Mycorn Shao" w:date="2016-10-12T21:18:00Z">
        <w:r w:rsidR="00F23BB5">
          <w:rPr>
            <w:rFonts w:ascii="Times New Roman" w:hAnsi="Times New Roman" w:cs="Times New Roman" w:hint="eastAsia"/>
          </w:rPr>
          <w:t>moderately resistant</w:t>
        </w:r>
      </w:ins>
      <w:ins w:id="155" w:author="Mycorn Shao" w:date="2016-10-12T21:19:00Z">
        <w:r w:rsidR="00F23BB5">
          <w:rPr>
            <w:rFonts w:ascii="Times New Roman" w:hAnsi="Times New Roman" w:cs="Times New Roman" w:hint="eastAsia"/>
          </w:rPr>
          <w:t xml:space="preserve"> genotypes especially when spikes maturing at low temperature </w:t>
        </w:r>
      </w:ins>
      <w:ins w:id="156" w:author="Mycorn Shao" w:date="2016-10-12T21:20:00Z">
        <w:r w:rsidR="00F23BB5">
          <w:rPr>
            <w:rFonts w:ascii="Times New Roman" w:hAnsi="Times New Roman" w:cs="Times New Roman" w:hint="eastAsia"/>
          </w:rPr>
          <w:t xml:space="preserve">used by </w:t>
        </w:r>
        <w:r w:rsidR="00F23BB5" w:rsidRPr="001D264F">
          <w:rPr>
            <w:rFonts w:ascii="Times New Roman" w:hAnsi="Times New Roman" w:cs="Times New Roman"/>
            <w:smallCaps/>
            <w:noProof/>
          </w:rPr>
          <w:t>Nakamura</w:t>
        </w:r>
        <w:r w:rsidR="00F23BB5" w:rsidRPr="001D264F">
          <w:rPr>
            <w:rFonts w:ascii="Times New Roman" w:hAnsi="Times New Roman" w:cs="Times New Roman"/>
            <w:i/>
            <w:noProof/>
          </w:rPr>
          <w:t xml:space="preserve"> et al.</w:t>
        </w:r>
        <w:r w:rsidR="00F23BB5">
          <w:rPr>
            <w:rFonts w:ascii="Times New Roman" w:hAnsi="Times New Roman" w:cs="Times New Roman"/>
            <w:noProof/>
          </w:rPr>
          <w:t xml:space="preserve"> </w:t>
        </w:r>
        <w:r w:rsidR="00F23BB5">
          <w:rPr>
            <w:rFonts w:ascii="Times New Roman" w:hAnsi="Times New Roman" w:cs="Times New Roman" w:hint="eastAsia"/>
            <w:noProof/>
          </w:rPr>
          <w:t>(</w:t>
        </w:r>
        <w:r w:rsidR="00F23BB5">
          <w:rPr>
            <w:rFonts w:ascii="Times New Roman" w:hAnsi="Times New Roman" w:cs="Times New Roman"/>
            <w:noProof/>
          </w:rPr>
          <w:t>2011</w:t>
        </w:r>
        <w:r w:rsidR="00F23BB5">
          <w:rPr>
            <w:rFonts w:ascii="Times New Roman" w:hAnsi="Times New Roman" w:cs="Times New Roman" w:hint="eastAsia"/>
            <w:noProof/>
          </w:rPr>
          <w:t xml:space="preserve">) </w:t>
        </w:r>
        <w:r>
          <w:rPr>
            <w:rFonts w:ascii="Times New Roman" w:hAnsi="Times New Roman" w:cs="Times New Roman" w:hint="eastAsia"/>
            <w:noProof/>
          </w:rPr>
          <w:t xml:space="preserve">for </w:t>
        </w:r>
      </w:ins>
      <w:ins w:id="157" w:author="Mycorn Shao" w:date="2016-10-12T21:21:00Z">
        <w:r>
          <w:rPr>
            <w:rFonts w:ascii="Times New Roman" w:hAnsi="Times New Roman" w:cs="Times New Roman" w:hint="eastAsia"/>
            <w:noProof/>
          </w:rPr>
          <w:t>TaMFT gene cloning. However in this</w:t>
        </w:r>
      </w:ins>
      <w:ins w:id="158" w:author="Mycorn Shao" w:date="2016-10-12T21:22:00Z">
        <w:r>
          <w:rPr>
            <w:rFonts w:ascii="Times New Roman" w:hAnsi="Times New Roman" w:cs="Times New Roman" w:hint="eastAsia"/>
            <w:noProof/>
          </w:rPr>
          <w:t xml:space="preserve"> study </w:t>
        </w:r>
      </w:ins>
      <w:ins w:id="159" w:author="Mycorn Shao" w:date="2016-10-12T21:23:00Z">
        <w:r>
          <w:rPr>
            <w:rFonts w:ascii="Times New Roman" w:hAnsi="Times New Roman" w:cs="Times New Roman"/>
            <w:noProof/>
          </w:rPr>
          <w:t>the</w:t>
        </w:r>
        <w:r>
          <w:rPr>
            <w:rFonts w:ascii="Times New Roman" w:hAnsi="Times New Roman" w:cs="Times New Roman" w:hint="eastAsia"/>
            <w:noProof/>
          </w:rPr>
          <w:t xml:space="preserve"> susceptable parental line is intemediate susceptable</w:t>
        </w:r>
      </w:ins>
      <w:ins w:id="160" w:author="Mycorn Shao" w:date="2016-10-12T21:24:00Z">
        <w:r>
          <w:rPr>
            <w:rFonts w:ascii="Times New Roman" w:hAnsi="Times New Roman" w:cs="Times New Roman" w:hint="eastAsia"/>
            <w:noProof/>
          </w:rPr>
          <w:t xml:space="preserve"> and </w:t>
        </w:r>
      </w:ins>
      <w:ins w:id="161" w:author="Mycorn Shao" w:date="2016-10-12T21:25:00Z">
        <w:r>
          <w:rPr>
            <w:rFonts w:ascii="Times New Roman" w:hAnsi="Times New Roman" w:cs="Times New Roman" w:hint="eastAsia"/>
            <w:noProof/>
          </w:rPr>
          <w:t xml:space="preserve">all </w:t>
        </w:r>
      </w:ins>
      <w:ins w:id="162" w:author="Mycorn Shao" w:date="2016-10-12T21:24:00Z">
        <w:r>
          <w:rPr>
            <w:rFonts w:ascii="Times New Roman" w:hAnsi="Times New Roman" w:cs="Times New Roman" w:hint="eastAsia"/>
            <w:noProof/>
          </w:rPr>
          <w:t>the spikers</w:t>
        </w:r>
      </w:ins>
      <w:ins w:id="163" w:author="Mycorn Shao" w:date="2016-10-12T21:22:00Z">
        <w:r>
          <w:rPr>
            <w:rFonts w:ascii="Times New Roman" w:hAnsi="Times New Roman" w:cs="Times New Roman" w:hint="eastAsia"/>
            <w:noProof/>
          </w:rPr>
          <w:t xml:space="preserve"> evaluated </w:t>
        </w:r>
      </w:ins>
      <w:ins w:id="164" w:author="Mycorn Shao" w:date="2016-10-12T21:25:00Z">
        <w:r>
          <w:rPr>
            <w:rFonts w:ascii="Times New Roman" w:hAnsi="Times New Roman" w:cs="Times New Roman" w:hint="eastAsia"/>
            <w:noProof/>
          </w:rPr>
          <w:t>were growing and</w:t>
        </w:r>
      </w:ins>
      <w:ins w:id="165" w:author="Mycorn Shao" w:date="2016-10-12T21:22:00Z">
        <w:r>
          <w:rPr>
            <w:rFonts w:ascii="Times New Roman" w:hAnsi="Times New Roman" w:cs="Times New Roman" w:hint="eastAsia"/>
            <w:noProof/>
          </w:rPr>
          <w:t xml:space="preserve"> maturing at normal field temperature.</w:t>
        </w:r>
      </w:ins>
      <w:ins w:id="166" w:author="Mycorn Shao" w:date="2016-10-12T21:25:00Z">
        <w:r>
          <w:rPr>
            <w:rFonts w:ascii="Times New Roman" w:hAnsi="Times New Roman" w:cs="Times New Roman" w:hint="eastAsia"/>
            <w:noProof/>
          </w:rPr>
          <w:t xml:space="preserve"> </w:t>
        </w:r>
      </w:ins>
      <w:ins w:id="167" w:author="Mycorn Shao" w:date="2016-10-12T21:28:00Z">
        <w:r>
          <w:rPr>
            <w:rFonts w:ascii="Times New Roman" w:hAnsi="Times New Roman" w:cs="Times New Roman"/>
            <w:noProof/>
          </w:rPr>
          <w:t>T</w:t>
        </w:r>
        <w:r>
          <w:rPr>
            <w:rFonts w:ascii="Times New Roman" w:hAnsi="Times New Roman" w:cs="Times New Roman" w:hint="eastAsia"/>
            <w:noProof/>
          </w:rPr>
          <w:t xml:space="preserve">o conclude, the promoter </w:t>
        </w:r>
      </w:ins>
      <w:ins w:id="168" w:author="Mycorn Shao" w:date="2016-10-12T21:30:00Z">
        <w:r>
          <w:rPr>
            <w:rFonts w:ascii="Times New Roman" w:hAnsi="Times New Roman" w:cs="Times New Roman" w:hint="eastAsia"/>
            <w:noProof/>
          </w:rPr>
          <w:t xml:space="preserve">SNP </w:t>
        </w:r>
      </w:ins>
      <w:ins w:id="169" w:author="Mycorn Shao" w:date="2016-10-12T21:28:00Z">
        <w:r>
          <w:rPr>
            <w:rFonts w:ascii="Times New Roman" w:hAnsi="Times New Roman" w:cs="Times New Roman" w:hint="eastAsia"/>
            <w:noProof/>
          </w:rPr>
          <w:t xml:space="preserve">variation </w:t>
        </w:r>
      </w:ins>
      <w:ins w:id="170" w:author="Mycorn Shao" w:date="2016-10-12T21:29:00Z">
        <w:r>
          <w:rPr>
            <w:rFonts w:ascii="Times New Roman" w:hAnsi="Times New Roman" w:cs="Times New Roman" w:hint="eastAsia"/>
            <w:noProof/>
          </w:rPr>
          <w:t xml:space="preserve">in </w:t>
        </w:r>
      </w:ins>
      <w:ins w:id="171" w:author="Mycorn Shao" w:date="2016-10-12T21:45:00Z">
        <w:r w:rsidR="004302FE">
          <w:rPr>
            <w:rFonts w:ascii="Times New Roman" w:hAnsi="Times New Roman" w:cs="Times New Roman" w:hint="eastAsia"/>
            <w:noProof/>
          </w:rPr>
          <w:t xml:space="preserve">gene TaPHS1 at </w:t>
        </w:r>
      </w:ins>
      <w:ins w:id="172" w:author="Mycorn Shao" w:date="2016-10-12T21:29:00Z">
        <w:r>
          <w:rPr>
            <w:rFonts w:ascii="Times New Roman" w:hAnsi="Times New Roman" w:cs="Times New Roman" w:hint="eastAsia"/>
            <w:noProof/>
          </w:rPr>
          <w:t xml:space="preserve">site </w:t>
        </w:r>
      </w:ins>
      <w:ins w:id="173" w:author="Mycorn Shao" w:date="2016-10-12T21:30:00Z">
        <w:r>
          <w:rPr>
            <w:rFonts w:ascii="Times New Roman" w:hAnsi="Times New Roman" w:cs="Times New Roman" w:hint="eastAsia"/>
            <w:noProof/>
          </w:rPr>
          <w:t xml:space="preserve">-222 </w:t>
        </w:r>
      </w:ins>
      <w:ins w:id="174" w:author="Mycorn Shao" w:date="2016-10-12T21:28:00Z">
        <w:r>
          <w:rPr>
            <w:rFonts w:ascii="Times New Roman" w:hAnsi="Times New Roman" w:cs="Times New Roman" w:hint="eastAsia"/>
            <w:noProof/>
          </w:rPr>
          <w:t xml:space="preserve">is also </w:t>
        </w:r>
      </w:ins>
      <w:ins w:id="175" w:author="Mycorn Shao" w:date="2016-10-12T21:29:00Z">
        <w:r>
          <w:rPr>
            <w:rFonts w:ascii="Times New Roman" w:hAnsi="Times New Roman" w:cs="Times New Roman" w:hint="eastAsia"/>
            <w:noProof/>
          </w:rPr>
          <w:t xml:space="preserve">a </w:t>
        </w:r>
      </w:ins>
      <w:ins w:id="176" w:author="Mycorn Shao" w:date="2016-10-12T21:28:00Z">
        <w:r>
          <w:rPr>
            <w:rFonts w:ascii="Times New Roman" w:hAnsi="Times New Roman" w:cs="Times New Roman" w:hint="eastAsia"/>
            <w:noProof/>
          </w:rPr>
          <w:t>critical mutation</w:t>
        </w:r>
      </w:ins>
      <w:ins w:id="177" w:author="Mycorn Shao" w:date="2016-10-12T21:29:00Z">
        <w:r>
          <w:rPr>
            <w:rFonts w:ascii="Times New Roman" w:hAnsi="Times New Roman" w:cs="Times New Roman" w:hint="eastAsia"/>
            <w:noProof/>
          </w:rPr>
          <w:t xml:space="preserve"> resulting in PHS sucepbility</w:t>
        </w:r>
      </w:ins>
      <w:ins w:id="178" w:author="Mycorn Shao" w:date="2016-10-12T21:30:00Z">
        <w:r>
          <w:rPr>
            <w:rFonts w:ascii="Times New Roman" w:hAnsi="Times New Roman" w:cs="Times New Roman" w:hint="eastAsia"/>
            <w:noProof/>
          </w:rPr>
          <w:t xml:space="preserve"> and </w:t>
        </w:r>
      </w:ins>
      <w:ins w:id="179" w:author="Mycorn Shao" w:date="2016-10-12T21:31:00Z">
        <w:r w:rsidR="008977E8">
          <w:rPr>
            <w:rFonts w:ascii="Times New Roman" w:hAnsi="Times New Roman" w:cs="Times New Roman" w:hint="eastAsia"/>
            <w:noProof/>
          </w:rPr>
          <w:t>has significant effect under normal wheat growing temperature in field and greenhouse.</w:t>
        </w:r>
      </w:ins>
    </w:p>
    <w:p w14:paraId="31814590" w14:textId="77777777" w:rsidR="008168BF" w:rsidRPr="007C1DDE" w:rsidRDefault="008168BF" w:rsidP="008168BF">
      <w:pPr>
        <w:tabs>
          <w:tab w:val="left" w:pos="2835"/>
          <w:tab w:val="left" w:pos="2977"/>
          <w:tab w:val="left" w:pos="3402"/>
        </w:tabs>
        <w:ind w:rightChars="345" w:right="828" w:hanging="1"/>
        <w:contextualSpacing/>
        <w:rPr>
          <w:ins w:id="180" w:author="Mycorn Shao" w:date="2016-10-12T18:05:00Z"/>
          <w:rFonts w:ascii="Times New Roman" w:hAnsi="Times New Roman" w:cs="Times New Roman"/>
          <w:b/>
        </w:rPr>
      </w:pPr>
    </w:p>
    <w:p w14:paraId="475664B4" w14:textId="1AF25C94" w:rsidR="008168BF" w:rsidRPr="007C1DDE" w:rsidRDefault="008168BF" w:rsidP="008168BF">
      <w:pPr>
        <w:tabs>
          <w:tab w:val="left" w:pos="2835"/>
          <w:tab w:val="left" w:pos="2977"/>
          <w:tab w:val="left" w:pos="3402"/>
        </w:tabs>
        <w:ind w:rightChars="345" w:right="828" w:hanging="1"/>
        <w:contextualSpacing/>
        <w:rPr>
          <w:ins w:id="181" w:author="Mycorn Shao" w:date="2016-10-12T18:05:00Z"/>
          <w:rFonts w:ascii="Times New Roman" w:hAnsi="Times New Roman" w:cs="Times New Roman"/>
          <w:b/>
        </w:rPr>
      </w:pPr>
      <w:ins w:id="182" w:author="Mycorn Shao" w:date="2016-10-12T18:05:00Z">
        <w:r>
          <w:rPr>
            <w:rFonts w:ascii="Times New Roman" w:hAnsi="Times New Roman" w:cs="Times New Roman"/>
            <w:b/>
          </w:rPr>
          <w:t>Causal</w:t>
        </w:r>
        <w:r w:rsidRPr="007C1DDE">
          <w:rPr>
            <w:rFonts w:ascii="Times New Roman" w:hAnsi="Times New Roman" w:cs="Times New Roman"/>
            <w:b/>
          </w:rPr>
          <w:t xml:space="preserve"> variation validation by association analyses </w:t>
        </w:r>
      </w:ins>
    </w:p>
    <w:p w14:paraId="2E6E7E9A" w14:textId="638BAE5F" w:rsidR="00A6347F" w:rsidDel="00E21DC4" w:rsidRDefault="00671236">
      <w:pPr>
        <w:tabs>
          <w:tab w:val="left" w:pos="2835"/>
          <w:tab w:val="left" w:pos="2977"/>
          <w:tab w:val="left" w:pos="3402"/>
        </w:tabs>
        <w:ind w:left="-1" w:rightChars="345" w:right="828"/>
        <w:contextualSpacing/>
        <w:rPr>
          <w:del w:id="183" w:author="Mycorn Shao" w:date="2016-10-12T21:56:00Z"/>
          <w:rFonts w:ascii="Times New Roman" w:hAnsi="Times New Roman" w:cs="Times New Roman"/>
        </w:rPr>
        <w:pPrChange w:id="184" w:author="Mycorn Shao" w:date="2016-10-12T21:47:00Z">
          <w:pPr>
            <w:tabs>
              <w:tab w:val="left" w:pos="2835"/>
              <w:tab w:val="left" w:pos="2977"/>
              <w:tab w:val="left" w:pos="3402"/>
            </w:tabs>
            <w:ind w:rightChars="345" w:right="828" w:hanging="1"/>
            <w:contextualSpacing/>
          </w:pPr>
        </w:pPrChange>
      </w:pPr>
      <w:ins w:id="185" w:author="Mycorn Shao" w:date="2016-10-12T22:17:00Z">
        <w:r>
          <w:rPr>
            <w:rFonts w:ascii="Times New Roman" w:hAnsi="Times New Roman" w:cs="Times New Roman" w:hint="eastAsia"/>
          </w:rPr>
          <w:t>Promoter</w:t>
        </w:r>
      </w:ins>
      <w:ins w:id="186" w:author="Mycorn Shao" w:date="2016-10-12T22:18:00Z">
        <w:r>
          <w:rPr>
            <w:rFonts w:ascii="Times New Roman" w:hAnsi="Times New Roman" w:cs="Times New Roman" w:hint="eastAsia"/>
          </w:rPr>
          <w:t xml:space="preserve"> mutation at -222 base pair </w:t>
        </w:r>
      </w:ins>
      <w:ins w:id="187" w:author="Mycorn Shao" w:date="2016-10-12T21:52:00Z">
        <w:r w:rsidR="00E21DC4">
          <w:rPr>
            <w:rFonts w:ascii="Times New Roman" w:hAnsi="Times New Roman" w:cs="Times New Roman" w:hint="eastAsia"/>
          </w:rPr>
          <w:t>w</w:t>
        </w:r>
      </w:ins>
      <w:ins w:id="188" w:author="Mycorn Shao" w:date="2016-10-12T22:18:00Z">
        <w:r>
          <w:rPr>
            <w:rFonts w:ascii="Times New Roman" w:hAnsi="Times New Roman" w:cs="Times New Roman" w:hint="eastAsia"/>
          </w:rPr>
          <w:t>as</w:t>
        </w:r>
      </w:ins>
      <w:ins w:id="189" w:author="Mycorn Shao" w:date="2016-10-12T21:52:00Z">
        <w:r w:rsidR="00E21DC4">
          <w:rPr>
            <w:rFonts w:ascii="Times New Roman" w:hAnsi="Times New Roman" w:cs="Times New Roman" w:hint="eastAsia"/>
          </w:rPr>
          <w:t xml:space="preserve"> detected significantly </w:t>
        </w:r>
      </w:ins>
      <w:del w:id="190" w:author="Mycorn Shao" w:date="2016-10-12T21:52:00Z">
        <w:r w:rsidR="00FC2188" w:rsidRPr="007C1DDE" w:rsidDel="00E21DC4">
          <w:rPr>
            <w:rFonts w:ascii="Times New Roman" w:hAnsi="Times New Roman" w:cs="Times New Roman"/>
          </w:rPr>
          <w:delText xml:space="preserve">The association between </w:delText>
        </w:r>
      </w:del>
      <w:del w:id="191" w:author="Mycorn Shao" w:date="2016-10-12T21:50:00Z">
        <w:r w:rsidR="00FC2188" w:rsidRPr="007C1DDE" w:rsidDel="004302FE">
          <w:rPr>
            <w:rFonts w:ascii="Times New Roman" w:hAnsi="Times New Roman" w:cs="Times New Roman"/>
          </w:rPr>
          <w:delText xml:space="preserve">this </w:delText>
        </w:r>
      </w:del>
      <w:del w:id="192" w:author="Mycorn Shao" w:date="2016-10-12T21:52:00Z">
        <w:r w:rsidR="00FC2188" w:rsidRPr="007C1DDE" w:rsidDel="00E21DC4">
          <w:rPr>
            <w:rFonts w:ascii="Times New Roman" w:hAnsi="Times New Roman" w:cs="Times New Roman"/>
          </w:rPr>
          <w:delText>promoter SNP and</w:delText>
        </w:r>
      </w:del>
      <w:ins w:id="193" w:author="Mycorn Shao" w:date="2016-10-12T21:52:00Z">
        <w:r w:rsidR="00E21DC4">
          <w:rPr>
            <w:rFonts w:ascii="Times New Roman" w:hAnsi="Times New Roman" w:cs="Times New Roman" w:hint="eastAsia"/>
          </w:rPr>
          <w:t>associated with</w:t>
        </w:r>
      </w:ins>
      <w:r w:rsidR="00FC2188" w:rsidRPr="007C1DDE">
        <w:rPr>
          <w:rFonts w:ascii="Times New Roman" w:hAnsi="Times New Roman" w:cs="Times New Roman"/>
        </w:rPr>
        <w:t xml:space="preserve"> PHS variation </w:t>
      </w:r>
      <w:ins w:id="194" w:author="Mycorn Shao" w:date="2016-10-12T21:52:00Z">
        <w:r w:rsidR="00E21DC4">
          <w:rPr>
            <w:rFonts w:ascii="Times New Roman" w:hAnsi="Times New Roman" w:cs="Times New Roman" w:hint="eastAsia"/>
          </w:rPr>
          <w:t>in an association analysis panel</w:t>
        </w:r>
      </w:ins>
      <w:ins w:id="195" w:author="Mycorn Shao" w:date="2016-10-12T21:53:00Z">
        <w:r w:rsidR="00E21DC4">
          <w:rPr>
            <w:rFonts w:ascii="Times New Roman" w:hAnsi="Times New Roman" w:cs="Times New Roman" w:hint="eastAsia"/>
          </w:rPr>
          <w:t xml:space="preserve"> </w:t>
        </w:r>
        <w:r w:rsidR="00E21DC4" w:rsidRPr="007C1DDE">
          <w:rPr>
            <w:rFonts w:ascii="Times New Roman" w:hAnsi="Times New Roman" w:cs="Times New Roman"/>
          </w:rPr>
          <w:t>(Table 3)</w:t>
        </w:r>
      </w:ins>
      <w:ins w:id="196" w:author="Mycorn Shao" w:date="2016-10-12T21:52:00Z">
        <w:r w:rsidR="00E21DC4">
          <w:rPr>
            <w:rFonts w:ascii="Times New Roman" w:hAnsi="Times New Roman" w:cs="Times New Roman" w:hint="eastAsia"/>
          </w:rPr>
          <w:t xml:space="preserve">. </w:t>
        </w:r>
      </w:ins>
      <w:ins w:id="197" w:author="Mycorn Shao" w:date="2016-10-12T21:53:00Z">
        <w:r w:rsidR="00E21DC4">
          <w:rPr>
            <w:rFonts w:ascii="Times New Roman" w:hAnsi="Times New Roman" w:cs="Times New Roman" w:hint="eastAsia"/>
          </w:rPr>
          <w:t xml:space="preserve">It </w:t>
        </w:r>
      </w:ins>
      <w:del w:id="198" w:author="Mycorn Shao" w:date="2016-10-12T21:53:00Z">
        <w:r w:rsidR="00FC2188" w:rsidRPr="007C1DDE" w:rsidDel="00E21DC4">
          <w:rPr>
            <w:rFonts w:ascii="Times New Roman" w:hAnsi="Times New Roman" w:cs="Times New Roman"/>
          </w:rPr>
          <w:delText xml:space="preserve">was </w:delText>
        </w:r>
      </w:del>
      <w:ins w:id="199" w:author="Mycorn Shao" w:date="2016-10-12T21:53:00Z">
        <w:r w:rsidR="00E21DC4">
          <w:rPr>
            <w:rFonts w:ascii="Times New Roman" w:hAnsi="Times New Roman" w:cs="Times New Roman" w:hint="eastAsia"/>
          </w:rPr>
          <w:t>is a good</w:t>
        </w:r>
        <w:r w:rsidR="00E21DC4" w:rsidRPr="007C1DDE">
          <w:rPr>
            <w:rFonts w:ascii="Times New Roman" w:hAnsi="Times New Roman" w:cs="Times New Roman"/>
          </w:rPr>
          <w:t xml:space="preserve"> </w:t>
        </w:r>
      </w:ins>
      <w:r w:rsidR="00FC2188" w:rsidRPr="007C1DDE">
        <w:rPr>
          <w:rFonts w:ascii="Times New Roman" w:hAnsi="Times New Roman" w:cs="Times New Roman"/>
        </w:rPr>
        <w:t>validat</w:t>
      </w:r>
      <w:ins w:id="200" w:author="Mycorn Shao" w:date="2016-10-12T21:53:00Z">
        <w:r w:rsidR="00E21DC4">
          <w:rPr>
            <w:rFonts w:ascii="Times New Roman" w:hAnsi="Times New Roman" w:cs="Times New Roman" w:hint="eastAsia"/>
          </w:rPr>
          <w:t xml:space="preserve">ion of </w:t>
        </w:r>
      </w:ins>
      <w:ins w:id="201" w:author="Mycorn Shao" w:date="2016-10-12T21:54:00Z">
        <w:r w:rsidR="00E21DC4">
          <w:rPr>
            <w:rFonts w:ascii="Times New Roman" w:hAnsi="Times New Roman" w:cs="Times New Roman" w:hint="eastAsia"/>
          </w:rPr>
          <w:t>the promoter variation effect on PHS</w:t>
        </w:r>
      </w:ins>
      <w:ins w:id="202" w:author="Mycorn Shao" w:date="2016-10-12T22:19:00Z">
        <w:r>
          <w:rPr>
            <w:rFonts w:ascii="Times New Roman" w:hAnsi="Times New Roman" w:cs="Times New Roman" w:hint="eastAsia"/>
          </w:rPr>
          <w:t xml:space="preserve"> besides QTL mapping in bi-parental population</w:t>
        </w:r>
      </w:ins>
      <w:ins w:id="203" w:author="Mycorn Shao" w:date="2016-10-12T21:54:00Z">
        <w:r w:rsidR="00E21DC4">
          <w:rPr>
            <w:rFonts w:ascii="Times New Roman" w:hAnsi="Times New Roman" w:cs="Times New Roman" w:hint="eastAsia"/>
          </w:rPr>
          <w:t>.</w:t>
        </w:r>
      </w:ins>
      <w:ins w:id="204" w:author="Mycorn Shao" w:date="2016-10-12T21:56:00Z">
        <w:r w:rsidR="00E21DC4">
          <w:rPr>
            <w:rFonts w:ascii="Times New Roman" w:hAnsi="Times New Roman" w:cs="Times New Roman" w:hint="eastAsia"/>
          </w:rPr>
          <w:t xml:space="preserve"> </w:t>
        </w:r>
      </w:ins>
      <w:del w:id="205" w:author="Mycorn Shao" w:date="2016-10-12T21:53:00Z">
        <w:r w:rsidR="00FC2188" w:rsidRPr="007C1DDE" w:rsidDel="00E21DC4">
          <w:rPr>
            <w:rFonts w:ascii="Times New Roman" w:hAnsi="Times New Roman" w:cs="Times New Roman"/>
          </w:rPr>
          <w:delText>ed</w:delText>
        </w:r>
      </w:del>
      <w:del w:id="206" w:author="Mycorn Shao" w:date="2016-10-12T21:54:00Z">
        <w:r w:rsidR="00FC2188" w:rsidRPr="007C1DDE" w:rsidDel="00E21DC4">
          <w:rPr>
            <w:rFonts w:ascii="Times New Roman" w:hAnsi="Times New Roman" w:cs="Times New Roman"/>
          </w:rPr>
          <w:delText xml:space="preserve"> by association analysis with </w:delText>
        </w:r>
        <w:r w:rsidR="00771B6A" w:rsidDel="00E21DC4">
          <w:rPr>
            <w:rFonts w:ascii="Times New Roman" w:hAnsi="Times New Roman" w:cs="Times New Roman"/>
          </w:rPr>
          <w:delText>an</w:delText>
        </w:r>
        <w:r w:rsidR="00FC2188" w:rsidRPr="007C1DDE" w:rsidDel="00E21DC4">
          <w:rPr>
            <w:rFonts w:ascii="Times New Roman" w:hAnsi="Times New Roman" w:cs="Times New Roman"/>
          </w:rPr>
          <w:delText xml:space="preserve"> association panel. </w:delText>
        </w:r>
      </w:del>
      <w:del w:id="207" w:author="Mycorn Shao" w:date="2016-10-12T21:55:00Z">
        <w:r w:rsidR="00FC2188" w:rsidRPr="007C1DDE" w:rsidDel="00E21DC4">
          <w:rPr>
            <w:rFonts w:ascii="Times New Roman" w:hAnsi="Times New Roman" w:cs="Times New Roman"/>
          </w:rPr>
          <w:delText>Although the promoter region mutation (SNP-222) showed lower association with PHS than coding region mutations (SNP</w:delText>
        </w:r>
        <w:r w:rsidR="00C34144" w:rsidDel="00E21DC4">
          <w:rPr>
            <w:rFonts w:ascii="Times New Roman" w:hAnsi="Times New Roman" w:cs="Times New Roman"/>
          </w:rPr>
          <w:delText>+1587</w:delText>
        </w:r>
        <w:r w:rsidR="00FC2188" w:rsidRPr="007C1DDE" w:rsidDel="00E21DC4">
          <w:rPr>
            <w:rFonts w:ascii="Times New Roman" w:hAnsi="Times New Roman" w:cs="Times New Roman"/>
          </w:rPr>
          <w:delText xml:space="preserve"> and SNP</w:delText>
        </w:r>
        <w:r w:rsidR="00C34144" w:rsidDel="00E21DC4">
          <w:rPr>
            <w:rFonts w:ascii="Times New Roman" w:hAnsi="Times New Roman" w:cs="Times New Roman"/>
          </w:rPr>
          <w:delText>+1607</w:delText>
        </w:r>
        <w:r w:rsidR="00FC2188" w:rsidRPr="007C1DDE" w:rsidDel="00E21DC4">
          <w:rPr>
            <w:rFonts w:ascii="Times New Roman" w:hAnsi="Times New Roman" w:cs="Times New Roman"/>
          </w:rPr>
          <w:delText>)</w:delText>
        </w:r>
        <w:r w:rsidR="00771B6A" w:rsidDel="00E21DC4">
          <w:rPr>
            <w:rFonts w:ascii="Times New Roman" w:hAnsi="Times New Roman" w:cs="Times New Roman"/>
          </w:rPr>
          <w:delText xml:space="preserve"> in this panel</w:delText>
        </w:r>
        <w:r w:rsidR="00FC2188" w:rsidRPr="007C1DDE" w:rsidDel="00E21DC4">
          <w:rPr>
            <w:rFonts w:ascii="Times New Roman" w:hAnsi="Times New Roman" w:cs="Times New Roman"/>
          </w:rPr>
          <w:delText xml:space="preserve">, it was significantly associated with PHS (Table 3). </w:delText>
        </w:r>
      </w:del>
    </w:p>
    <w:p w14:paraId="44B80CFF" w14:textId="4BE72978" w:rsidR="003E064D" w:rsidDel="00671236" w:rsidRDefault="003E064D">
      <w:pPr>
        <w:tabs>
          <w:tab w:val="left" w:pos="2835"/>
          <w:tab w:val="left" w:pos="2977"/>
          <w:tab w:val="left" w:pos="3402"/>
        </w:tabs>
        <w:ind w:left="-1" w:rightChars="345" w:right="828"/>
        <w:contextualSpacing/>
        <w:rPr>
          <w:del w:id="208" w:author="Mycorn Shao" w:date="2016-10-12T22:20:00Z"/>
          <w:rFonts w:ascii="Times New Roman" w:hAnsi="Times New Roman" w:cs="Times New Roman"/>
        </w:rPr>
        <w:pPrChange w:id="209" w:author="Mycorn Shao" w:date="2016-10-12T22:20:00Z">
          <w:pPr>
            <w:tabs>
              <w:tab w:val="left" w:pos="2835"/>
              <w:tab w:val="left" w:pos="2977"/>
              <w:tab w:val="left" w:pos="3402"/>
            </w:tabs>
            <w:ind w:rightChars="345" w:right="828" w:hanging="1"/>
            <w:contextualSpacing/>
          </w:pPr>
        </w:pPrChange>
      </w:pPr>
      <w:r w:rsidRPr="007F33F4">
        <w:rPr>
          <w:rFonts w:ascii="Times New Roman" w:hAnsi="Times New Roman" w:cs="Times New Roman"/>
        </w:rPr>
        <w:t xml:space="preserve">The </w:t>
      </w:r>
      <w:r>
        <w:rPr>
          <w:rFonts w:ascii="Times New Roman" w:hAnsi="Times New Roman" w:cs="Times New Roman" w:hint="eastAsia"/>
        </w:rPr>
        <w:t>association between suppressed</w:t>
      </w:r>
      <w:r w:rsidRPr="007F33F4">
        <w:rPr>
          <w:rFonts w:ascii="Times New Roman" w:hAnsi="Times New Roman" w:cs="Times New Roman"/>
        </w:rPr>
        <w:t xml:space="preserve"> </w:t>
      </w:r>
      <w:proofErr w:type="spellStart"/>
      <w:r>
        <w:rPr>
          <w:rFonts w:ascii="Times New Roman" w:hAnsi="Times New Roman" w:cs="Times New Roman" w:hint="eastAsia"/>
        </w:rPr>
        <w:t>TaMFT</w:t>
      </w:r>
      <w:proofErr w:type="spellEnd"/>
      <w:r>
        <w:rPr>
          <w:rFonts w:ascii="Times New Roman" w:hAnsi="Times New Roman" w:cs="Times New Roman" w:hint="eastAsia"/>
        </w:rPr>
        <w:t xml:space="preserve"> </w:t>
      </w:r>
      <w:r w:rsidRPr="007F33F4">
        <w:rPr>
          <w:rFonts w:ascii="Times New Roman" w:hAnsi="Times New Roman" w:cs="Times New Roman"/>
        </w:rPr>
        <w:t>gene expression</w:t>
      </w:r>
      <w:r>
        <w:rPr>
          <w:rFonts w:ascii="Times New Roman" w:hAnsi="Times New Roman" w:cs="Times New Roman" w:hint="eastAsia"/>
        </w:rPr>
        <w:t xml:space="preserve"> due to a</w:t>
      </w:r>
      <w:r w:rsidRPr="007F33F4">
        <w:rPr>
          <w:rFonts w:ascii="Times New Roman" w:hAnsi="Times New Roman" w:cs="Times New Roman"/>
        </w:rPr>
        <w:t xml:space="preserve"> promoter variation and </w:t>
      </w:r>
      <w:r>
        <w:rPr>
          <w:rFonts w:ascii="Times New Roman" w:hAnsi="Times New Roman" w:cs="Times New Roman" w:hint="eastAsia"/>
        </w:rPr>
        <w:t xml:space="preserve">reduced </w:t>
      </w:r>
      <w:r>
        <w:rPr>
          <w:rFonts w:ascii="Times New Roman" w:hAnsi="Times New Roman" w:cs="Times New Roman"/>
        </w:rPr>
        <w:t xml:space="preserve">seed </w:t>
      </w:r>
      <w:r>
        <w:rPr>
          <w:rFonts w:ascii="Times New Roman" w:hAnsi="Times New Roman" w:cs="Times New Roman" w:hint="eastAsia"/>
        </w:rPr>
        <w:t>germination</w:t>
      </w:r>
      <w:r w:rsidRPr="007F33F4">
        <w:rPr>
          <w:rFonts w:ascii="Times New Roman" w:hAnsi="Times New Roman" w:cs="Times New Roman"/>
        </w:rPr>
        <w:t xml:space="preserve"> was </w:t>
      </w:r>
      <w:ins w:id="210" w:author="Mycorn Shao" w:date="2016-10-12T21:58:00Z">
        <w:r w:rsidR="00E21DC4">
          <w:rPr>
            <w:rFonts w:ascii="Times New Roman" w:hAnsi="Times New Roman" w:cs="Times New Roman" w:hint="eastAsia"/>
          </w:rPr>
          <w:t xml:space="preserve">also </w:t>
        </w:r>
      </w:ins>
      <w:r>
        <w:rPr>
          <w:rFonts w:ascii="Times New Roman" w:hAnsi="Times New Roman" w:cs="Times New Roman" w:hint="eastAsia"/>
        </w:rPr>
        <w:t>observed</w:t>
      </w:r>
      <w:r w:rsidRPr="007F33F4">
        <w:rPr>
          <w:rFonts w:ascii="Times New Roman" w:hAnsi="Times New Roman" w:cs="Times New Roman"/>
        </w:rPr>
        <w:t xml:space="preserve"> </w:t>
      </w:r>
      <w:r w:rsidRPr="007F33F4">
        <w:rPr>
          <w:rFonts w:ascii="Times New Roman" w:hAnsi="Times New Roman" w:cs="Times New Roman" w:hint="eastAsia"/>
        </w:rPr>
        <w:t xml:space="preserve">by </w:t>
      </w:r>
      <w:r w:rsidRPr="007F33F4">
        <w:rPr>
          <w:rFonts w:ascii="Times New Roman" w:hAnsi="Times New Roman" w:cs="Times New Roman"/>
        </w:rPr>
        <w:t xml:space="preserve">Nakamura et al. </w:t>
      </w:r>
      <w:r w:rsidRPr="007F33F4">
        <w:rPr>
          <w:rFonts w:ascii="Times New Roman" w:hAnsi="Times New Roman" w:cs="Times New Roman" w:hint="eastAsia"/>
        </w:rPr>
        <w:t>(</w:t>
      </w:r>
      <w:r w:rsidRPr="007F33F4">
        <w:rPr>
          <w:rFonts w:ascii="Times New Roman" w:hAnsi="Times New Roman" w:cs="Times New Roman"/>
        </w:rPr>
        <w:t>2011</w:t>
      </w:r>
      <w:r w:rsidRPr="007F33F4">
        <w:rPr>
          <w:rFonts w:ascii="Times New Roman" w:hAnsi="Times New Roman" w:cs="Times New Roman" w:hint="eastAsia"/>
        </w:rPr>
        <w:t xml:space="preserve">) </w:t>
      </w:r>
      <w:r w:rsidRPr="007F33F4">
        <w:rPr>
          <w:rFonts w:ascii="Times New Roman" w:hAnsi="Times New Roman" w:cs="Times New Roman"/>
        </w:rPr>
        <w:t>with seeds develop</w:t>
      </w:r>
      <w:r w:rsidRPr="007F33F4">
        <w:rPr>
          <w:rFonts w:ascii="Times New Roman" w:hAnsi="Times New Roman" w:cs="Times New Roman" w:hint="eastAsia"/>
        </w:rPr>
        <w:t>ed</w:t>
      </w:r>
      <w:r w:rsidRPr="007F33F4">
        <w:rPr>
          <w:rFonts w:ascii="Times New Roman" w:hAnsi="Times New Roman" w:cs="Times New Roman"/>
        </w:rPr>
        <w:t xml:space="preserve"> under 13°C which is much lower than normal wheat grain develo</w:t>
      </w:r>
      <w:r w:rsidRPr="007F33F4">
        <w:rPr>
          <w:rFonts w:ascii="Times New Roman" w:hAnsi="Times New Roman" w:cs="Times New Roman" w:hint="eastAsia"/>
        </w:rPr>
        <w:t>ping</w:t>
      </w:r>
      <w:r w:rsidRPr="007F33F4">
        <w:rPr>
          <w:rFonts w:ascii="Times New Roman" w:hAnsi="Times New Roman" w:cs="Times New Roman"/>
        </w:rPr>
        <w:t xml:space="preserve"> </w:t>
      </w:r>
      <w:r>
        <w:rPr>
          <w:rFonts w:ascii="Times New Roman" w:hAnsi="Times New Roman" w:cs="Times New Roman"/>
        </w:rPr>
        <w:t xml:space="preserve">and filling </w:t>
      </w:r>
      <w:r w:rsidRPr="007F33F4">
        <w:rPr>
          <w:rFonts w:ascii="Times New Roman" w:hAnsi="Times New Roman" w:cs="Times New Roman"/>
        </w:rPr>
        <w:t xml:space="preserve">temperature in wheat production </w:t>
      </w:r>
      <w:r w:rsidRPr="007F33F4">
        <w:rPr>
          <w:rFonts w:ascii="Times New Roman" w:hAnsi="Times New Roman" w:cs="Times New Roman"/>
        </w:rPr>
        <w:fldChar w:fldCharType="begin">
          <w:fldData xml:space="preserve">PEVuZE5vdGU+PENpdGU+PEF1dGhvcj5OYWthbXVyYTwvQXV0aG9yPjxZZWFyPjIwMTE8L1llYXI+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==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PEVuZE5vdGU+PENpdGU+PEF1dGhvcj5OYWthbXVyYTwvQXV0aG9yPjxZZWFyPjIwMTE8L1llYXI+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==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7F33F4">
        <w:rPr>
          <w:rFonts w:ascii="Times New Roman" w:hAnsi="Times New Roman" w:cs="Times New Roman"/>
        </w:rPr>
      </w:r>
      <w:r w:rsidRPr="007F33F4">
        <w:rPr>
          <w:rFonts w:ascii="Times New Roman" w:hAnsi="Times New Roman" w:cs="Times New Roman"/>
        </w:rPr>
        <w:fldChar w:fldCharType="separate"/>
      </w:r>
      <w:r>
        <w:rPr>
          <w:rFonts w:ascii="Times New Roman" w:hAnsi="Times New Roman" w:cs="Times New Roman"/>
          <w:noProof/>
        </w:rPr>
        <w:t>(</w:t>
      </w:r>
      <w:r w:rsidRPr="001D264F">
        <w:rPr>
          <w:rFonts w:ascii="Times New Roman" w:hAnsi="Times New Roman" w:cs="Times New Roman"/>
          <w:smallCaps/>
          <w:noProof/>
        </w:rPr>
        <w:t>Nakamura</w:t>
      </w:r>
      <w:r w:rsidRPr="001D264F">
        <w:rPr>
          <w:rFonts w:ascii="Times New Roman" w:hAnsi="Times New Roman" w:cs="Times New Roman"/>
          <w:i/>
          <w:noProof/>
        </w:rPr>
        <w:t xml:space="preserve"> et al.</w:t>
      </w:r>
      <w:r>
        <w:rPr>
          <w:rFonts w:ascii="Times New Roman" w:hAnsi="Times New Roman" w:cs="Times New Roman"/>
          <w:noProof/>
        </w:rPr>
        <w:t xml:space="preserve"> 2011)</w:t>
      </w:r>
      <w:r w:rsidRPr="007F33F4">
        <w:rPr>
          <w:rFonts w:ascii="Times New Roman" w:hAnsi="Times New Roman" w:cs="Times New Roman"/>
        </w:rPr>
        <w:fldChar w:fldCharType="end"/>
      </w:r>
      <w:r w:rsidRPr="007F33F4">
        <w:rPr>
          <w:rFonts w:ascii="Times New Roman" w:hAnsi="Times New Roman" w:cs="Times New Roman"/>
        </w:rPr>
        <w:t>.</w:t>
      </w:r>
    </w:p>
    <w:p w14:paraId="00AD568C" w14:textId="16F38082" w:rsidR="00671236" w:rsidRDefault="00671236">
      <w:pPr>
        <w:tabs>
          <w:tab w:val="left" w:pos="2835"/>
          <w:tab w:val="left" w:pos="2977"/>
          <w:tab w:val="left" w:pos="3402"/>
        </w:tabs>
        <w:ind w:left="-1" w:rightChars="345" w:right="828"/>
        <w:contextualSpacing/>
        <w:rPr>
          <w:ins w:id="211" w:author="Mycorn Shao" w:date="2016-10-12T22:20:00Z"/>
          <w:rFonts w:ascii="Times New Roman" w:hAnsi="Times New Roman" w:cs="Times New Roman"/>
        </w:rPr>
        <w:pPrChange w:id="212" w:author="Mycorn Shao" w:date="2016-10-12T21:56:00Z">
          <w:pPr>
            <w:tabs>
              <w:tab w:val="left" w:pos="2835"/>
              <w:tab w:val="left" w:pos="2977"/>
              <w:tab w:val="left" w:pos="3402"/>
            </w:tabs>
            <w:ind w:rightChars="345" w:right="828" w:hanging="1"/>
            <w:contextualSpacing/>
          </w:pPr>
        </w:pPrChange>
      </w:pPr>
    </w:p>
    <w:p w14:paraId="5A8054F5" w14:textId="5725E506" w:rsidR="003E064D" w:rsidDel="00CF3B8B" w:rsidRDefault="00671236">
      <w:pPr>
        <w:tabs>
          <w:tab w:val="left" w:pos="2835"/>
          <w:tab w:val="left" w:pos="2977"/>
          <w:tab w:val="left" w:pos="3402"/>
        </w:tabs>
        <w:ind w:rightChars="345" w:right="828"/>
        <w:contextualSpacing/>
        <w:rPr>
          <w:del w:id="213" w:author="Mycorn Shao" w:date="2016-10-12T22:12:00Z"/>
          <w:rFonts w:ascii="Times" w:hAnsi="Times" w:cs="Times"/>
          <w:iCs/>
          <w:color w:val="000000"/>
          <w:kern w:val="0"/>
        </w:rPr>
        <w:pPrChange w:id="214" w:author="Mycorn Shao" w:date="2016-10-12T22:21:00Z">
          <w:pPr>
            <w:tabs>
              <w:tab w:val="left" w:pos="2835"/>
              <w:tab w:val="left" w:pos="2977"/>
              <w:tab w:val="left" w:pos="3402"/>
            </w:tabs>
            <w:ind w:rightChars="345" w:right="828" w:hanging="1"/>
            <w:contextualSpacing/>
          </w:pPr>
        </w:pPrChange>
      </w:pPr>
      <w:ins w:id="215" w:author="Mycorn Shao" w:date="2016-10-12T22:20:00Z">
        <w:r>
          <w:rPr>
            <w:rFonts w:ascii="Times" w:hAnsi="Times" w:cs="Times" w:hint="eastAsia"/>
            <w:color w:val="000000"/>
            <w:kern w:val="0"/>
          </w:rPr>
          <w:t xml:space="preserve">  </w:t>
        </w:r>
      </w:ins>
      <w:r w:rsidR="003E064D" w:rsidRPr="00D55D11">
        <w:rPr>
          <w:rFonts w:ascii="Times" w:hAnsi="Times" w:cs="Times" w:hint="eastAsia"/>
          <w:color w:val="000000"/>
          <w:kern w:val="0"/>
        </w:rPr>
        <w:t>L</w:t>
      </w:r>
      <w:r w:rsidR="003E064D" w:rsidRPr="00D55D11">
        <w:rPr>
          <w:rFonts w:ascii="Times" w:hAnsi="Times" w:cs="Times"/>
          <w:color w:val="000000"/>
          <w:kern w:val="0"/>
        </w:rPr>
        <w:t>iu et al. (</w:t>
      </w:r>
      <w:r w:rsidR="003E064D" w:rsidRPr="00D55D11">
        <w:rPr>
          <w:rFonts w:ascii="Times" w:hAnsi="Times" w:cs="Times"/>
          <w:color w:val="0000FF"/>
          <w:kern w:val="0"/>
        </w:rPr>
        <w:t>2013</w:t>
      </w:r>
      <w:r w:rsidR="003E064D" w:rsidRPr="00D55D11">
        <w:rPr>
          <w:rFonts w:ascii="Times" w:hAnsi="Times" w:cs="Times"/>
          <w:color w:val="000000"/>
          <w:kern w:val="0"/>
        </w:rPr>
        <w:t xml:space="preserve">) cloned and characterized </w:t>
      </w:r>
      <w:r w:rsidR="003E064D" w:rsidRPr="00D55D11">
        <w:rPr>
          <w:rFonts w:ascii="Times" w:hAnsi="Times" w:cs="Times" w:hint="eastAsia"/>
          <w:color w:val="000000"/>
          <w:kern w:val="0"/>
        </w:rPr>
        <w:t xml:space="preserve">PHS casual </w:t>
      </w:r>
      <w:r w:rsidR="003E064D" w:rsidRPr="00D55D11">
        <w:rPr>
          <w:rFonts w:ascii="Times" w:hAnsi="Times" w:cs="Times"/>
          <w:color w:val="000000"/>
          <w:kern w:val="0"/>
        </w:rPr>
        <w:t xml:space="preserve">gene </w:t>
      </w:r>
      <w:r w:rsidR="003E064D" w:rsidRPr="00D55D11">
        <w:rPr>
          <w:rFonts w:ascii="Times" w:hAnsi="Times" w:cs="Times"/>
          <w:i/>
          <w:iCs/>
          <w:color w:val="000000"/>
          <w:kern w:val="0"/>
        </w:rPr>
        <w:t>TaPHS1</w:t>
      </w:r>
      <w:r w:rsidR="003E064D" w:rsidRPr="00D55D11">
        <w:rPr>
          <w:rFonts w:ascii="Times" w:hAnsi="Times" w:cs="Times" w:hint="eastAsia"/>
          <w:i/>
          <w:iCs/>
          <w:color w:val="000000"/>
          <w:kern w:val="0"/>
        </w:rPr>
        <w:t>,</w:t>
      </w:r>
      <w:r w:rsidR="003E064D" w:rsidRPr="00D55D11">
        <w:rPr>
          <w:rFonts w:ascii="Times" w:hAnsi="Times" w:cs="Times"/>
          <w:color w:val="000000"/>
          <w:kern w:val="0"/>
        </w:rPr>
        <w:t xml:space="preserve"> a homolog of </w:t>
      </w:r>
      <w:proofErr w:type="spellStart"/>
      <w:r w:rsidR="003E064D" w:rsidRPr="00D55D11">
        <w:rPr>
          <w:rFonts w:ascii="Times" w:hAnsi="Times" w:cs="Times"/>
          <w:i/>
          <w:iCs/>
          <w:color w:val="000000"/>
          <w:kern w:val="0"/>
        </w:rPr>
        <w:t>TaMFT</w:t>
      </w:r>
      <w:proofErr w:type="spellEnd"/>
      <w:r w:rsidR="003E064D" w:rsidRPr="00D55D11">
        <w:rPr>
          <w:rFonts w:ascii="Times" w:hAnsi="Times" w:cs="Times" w:hint="eastAsia"/>
          <w:i/>
          <w:iCs/>
          <w:color w:val="000000"/>
          <w:kern w:val="0"/>
        </w:rPr>
        <w:t xml:space="preserve">, </w:t>
      </w:r>
      <w:r w:rsidR="003E064D" w:rsidRPr="00D55D11">
        <w:rPr>
          <w:rFonts w:ascii="Times" w:hAnsi="Times" w:cs="Times" w:hint="eastAsia"/>
          <w:color w:val="000000"/>
          <w:kern w:val="0"/>
        </w:rPr>
        <w:t xml:space="preserve">with two </w:t>
      </w:r>
      <w:r w:rsidR="003E064D" w:rsidRPr="00D55D11">
        <w:rPr>
          <w:rFonts w:ascii="Times" w:hAnsi="Times" w:cs="Times"/>
          <w:color w:val="000000"/>
          <w:kern w:val="0"/>
        </w:rPr>
        <w:t>extremely</w:t>
      </w:r>
      <w:r w:rsidR="003E064D" w:rsidRPr="00D55D11">
        <w:rPr>
          <w:rFonts w:ascii="Times" w:hAnsi="Times" w:cs="Times" w:hint="eastAsia"/>
          <w:color w:val="000000"/>
          <w:kern w:val="0"/>
        </w:rPr>
        <w:t xml:space="preserve"> linked casual SNP mutations in gene coding region </w:t>
      </w:r>
      <w:r w:rsidR="003E064D" w:rsidRPr="00D55D11">
        <w:rPr>
          <w:rFonts w:ascii="Times" w:hAnsi="Times" w:cs="Times"/>
          <w:color w:val="000000"/>
          <w:kern w:val="0"/>
        </w:rPr>
        <w:fldChar w:fldCharType="begin">
          <w:fldData xml:space="preserve">PEVuZE5vdGU+PENpdGU+PEF1dGhvcj5MaXU8L0F1dGhvcj48WWVhcj4yMDEzPC9ZZWFyPjxSZWNO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</w:fldData>
        </w:fldChar>
      </w:r>
      <w:r w:rsidR="003E064D" w:rsidRPr="00D55D11">
        <w:rPr>
          <w:rFonts w:ascii="Times" w:hAnsi="Times" w:cs="Times"/>
          <w:color w:val="000000"/>
          <w:kern w:val="0"/>
        </w:rPr>
        <w:instrText xml:space="preserve"> ADDIN EN.CITE </w:instrText>
      </w:r>
      <w:r w:rsidR="003E064D" w:rsidRPr="00D55D11">
        <w:rPr>
          <w:rFonts w:ascii="Times" w:hAnsi="Times" w:cs="Times"/>
          <w:color w:val="000000"/>
          <w:kern w:val="0"/>
        </w:rPr>
        <w:fldChar w:fldCharType="begin">
          <w:fldData xml:space="preserve">PEVuZE5vdGU+PENpdGU+PEF1dGhvcj5MaXU8L0F1dGhvcj48WWVhcj4yMDEzPC9ZZWFyPjxSZWNO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</w:fldData>
        </w:fldChar>
      </w:r>
      <w:r w:rsidR="003E064D" w:rsidRPr="00D55D11">
        <w:rPr>
          <w:rFonts w:ascii="Times" w:hAnsi="Times" w:cs="Times"/>
          <w:color w:val="000000"/>
          <w:kern w:val="0"/>
        </w:rPr>
        <w:instrText xml:space="preserve"> ADDIN EN.CITE.DATA </w:instrText>
      </w:r>
      <w:r w:rsidR="003E064D" w:rsidRPr="00D55D11">
        <w:rPr>
          <w:rFonts w:ascii="Times" w:hAnsi="Times" w:cs="Times"/>
          <w:color w:val="000000"/>
          <w:kern w:val="0"/>
        </w:rPr>
      </w:r>
      <w:r w:rsidR="003E064D" w:rsidRPr="00D55D11">
        <w:rPr>
          <w:rFonts w:ascii="Times" w:hAnsi="Times" w:cs="Times"/>
          <w:color w:val="000000"/>
          <w:kern w:val="0"/>
        </w:rPr>
        <w:fldChar w:fldCharType="end"/>
      </w:r>
      <w:r w:rsidR="003E064D" w:rsidRPr="00D55D11">
        <w:rPr>
          <w:rFonts w:ascii="Times" w:hAnsi="Times" w:cs="Times"/>
          <w:color w:val="000000"/>
          <w:kern w:val="0"/>
        </w:rPr>
      </w:r>
      <w:r w:rsidR="003E064D" w:rsidRPr="00D55D11">
        <w:rPr>
          <w:rFonts w:ascii="Times" w:hAnsi="Times" w:cs="Times"/>
          <w:color w:val="000000"/>
          <w:kern w:val="0"/>
        </w:rPr>
        <w:fldChar w:fldCharType="separate"/>
      </w:r>
      <w:r w:rsidR="003E064D" w:rsidRPr="00D55D11">
        <w:rPr>
          <w:rFonts w:ascii="Times" w:hAnsi="Times" w:cs="Times"/>
          <w:noProof/>
          <w:color w:val="000000"/>
          <w:kern w:val="0"/>
        </w:rPr>
        <w:t>(</w:t>
      </w:r>
      <w:r w:rsidR="003E064D" w:rsidRPr="00D55D11">
        <w:rPr>
          <w:rFonts w:ascii="Times" w:hAnsi="Times" w:cs="Times"/>
          <w:smallCaps/>
          <w:noProof/>
          <w:color w:val="000000"/>
          <w:kern w:val="0"/>
        </w:rPr>
        <w:t>Liu</w:t>
      </w:r>
      <w:r w:rsidR="003E064D" w:rsidRPr="00D55D11">
        <w:rPr>
          <w:rFonts w:ascii="Times" w:hAnsi="Times" w:cs="Times"/>
          <w:i/>
          <w:noProof/>
          <w:color w:val="000000"/>
          <w:kern w:val="0"/>
        </w:rPr>
        <w:t xml:space="preserve"> et al.</w:t>
      </w:r>
      <w:r w:rsidR="003E064D" w:rsidRPr="00D55D11">
        <w:rPr>
          <w:rFonts w:ascii="Times" w:hAnsi="Times" w:cs="Times"/>
          <w:noProof/>
          <w:color w:val="000000"/>
          <w:kern w:val="0"/>
        </w:rPr>
        <w:t xml:space="preserve"> 2013)</w:t>
      </w:r>
      <w:r w:rsidR="003E064D" w:rsidRPr="00D55D11">
        <w:rPr>
          <w:rFonts w:ascii="Times" w:hAnsi="Times" w:cs="Times"/>
          <w:color w:val="000000"/>
          <w:kern w:val="0"/>
        </w:rPr>
        <w:fldChar w:fldCharType="end"/>
      </w:r>
      <w:r w:rsidR="003E064D" w:rsidRPr="00D55D11">
        <w:rPr>
          <w:rFonts w:ascii="Times" w:hAnsi="Times" w:cs="Times"/>
          <w:color w:val="000000"/>
          <w:kern w:val="0"/>
        </w:rPr>
        <w:t xml:space="preserve">. </w:t>
      </w:r>
      <w:r w:rsidR="003E064D" w:rsidRPr="00D55D11">
        <w:rPr>
          <w:rFonts w:ascii="Times" w:hAnsi="Times" w:cs="Times" w:hint="eastAsia"/>
          <w:color w:val="000000"/>
          <w:kern w:val="0"/>
        </w:rPr>
        <w:t xml:space="preserve">The phenotypic effect of these two coding region </w:t>
      </w:r>
      <w:r w:rsidR="003E064D" w:rsidRPr="00D55D11">
        <w:rPr>
          <w:rFonts w:ascii="Times" w:hAnsi="Times" w:cs="Times"/>
          <w:color w:val="000000"/>
          <w:kern w:val="0"/>
        </w:rPr>
        <w:t>casual</w:t>
      </w:r>
      <w:r w:rsidR="003E064D" w:rsidRPr="00D55D11">
        <w:rPr>
          <w:rFonts w:ascii="Times" w:hAnsi="Times" w:cs="Times" w:hint="eastAsia"/>
          <w:color w:val="000000"/>
          <w:kern w:val="0"/>
        </w:rPr>
        <w:t xml:space="preserve"> mutations was validated by RNA</w:t>
      </w:r>
      <w:r w:rsidR="003E064D" w:rsidRPr="00D55D11">
        <w:rPr>
          <w:rFonts w:ascii="Times" w:hAnsi="Times" w:cs="Times"/>
          <w:color w:val="000000"/>
          <w:kern w:val="0"/>
        </w:rPr>
        <w:t xml:space="preserve"> interference-mediated knockdown of th</w:t>
      </w:r>
      <w:r w:rsidR="003E064D" w:rsidRPr="00D55D11">
        <w:rPr>
          <w:rFonts w:ascii="Times" w:hAnsi="Times" w:cs="Times" w:hint="eastAsia"/>
          <w:color w:val="000000"/>
          <w:kern w:val="0"/>
        </w:rPr>
        <w:t>is</w:t>
      </w:r>
      <w:r w:rsidR="003E064D" w:rsidRPr="00D55D11">
        <w:rPr>
          <w:rFonts w:ascii="Times" w:hAnsi="Times" w:cs="Times"/>
          <w:color w:val="000000"/>
          <w:kern w:val="0"/>
        </w:rPr>
        <w:t xml:space="preserve"> gene </w:t>
      </w:r>
      <w:r w:rsidR="003E064D" w:rsidRPr="00D55D11">
        <w:rPr>
          <w:rFonts w:ascii="Times" w:hAnsi="Times" w:cs="Times" w:hint="eastAsia"/>
          <w:color w:val="000000"/>
          <w:kern w:val="0"/>
        </w:rPr>
        <w:t xml:space="preserve">and association analysis with a panel of American </w:t>
      </w:r>
      <w:r w:rsidR="003E064D" w:rsidRPr="00D55D11">
        <w:rPr>
          <w:rFonts w:ascii="Times" w:hAnsi="Times" w:cs="Times"/>
          <w:color w:val="000000"/>
          <w:kern w:val="0"/>
        </w:rPr>
        <w:t>landraces</w:t>
      </w:r>
      <w:r w:rsidR="003E064D" w:rsidRPr="00D55D11">
        <w:rPr>
          <w:rFonts w:ascii="Times" w:hAnsi="Times" w:cs="Times" w:hint="eastAsia"/>
          <w:color w:val="000000"/>
          <w:kern w:val="0"/>
        </w:rPr>
        <w:t xml:space="preserve"> and cultivars. </w:t>
      </w:r>
      <w:proofErr w:type="gramStart"/>
      <w:r w:rsidR="003E064D" w:rsidRPr="00D55D11">
        <w:rPr>
          <w:rFonts w:ascii="Times" w:hAnsi="Times" w:cs="Times" w:hint="eastAsia"/>
          <w:color w:val="000000"/>
          <w:kern w:val="0"/>
        </w:rPr>
        <w:t xml:space="preserve">The identical </w:t>
      </w:r>
      <w:r w:rsidR="003E064D" w:rsidRPr="00D55D11">
        <w:rPr>
          <w:rFonts w:ascii="Times" w:hAnsi="Times" w:cs="Times"/>
          <w:color w:val="000000"/>
          <w:kern w:val="0"/>
        </w:rPr>
        <w:t>promoter</w:t>
      </w:r>
      <w:r w:rsidR="003E064D" w:rsidRPr="00D55D11">
        <w:rPr>
          <w:rFonts w:ascii="Times" w:hAnsi="Times" w:cs="Times" w:hint="eastAsia"/>
          <w:color w:val="000000"/>
          <w:kern w:val="0"/>
        </w:rPr>
        <w:t xml:space="preserve"> mutation at the 222 </w:t>
      </w:r>
      <w:proofErr w:type="spellStart"/>
      <w:r w:rsidR="003E064D" w:rsidRPr="00D55D11">
        <w:rPr>
          <w:rFonts w:ascii="Times" w:hAnsi="Times" w:cs="Times" w:hint="eastAsia"/>
          <w:color w:val="000000"/>
          <w:kern w:val="0"/>
        </w:rPr>
        <w:t>bp</w:t>
      </w:r>
      <w:proofErr w:type="spellEnd"/>
      <w:r w:rsidR="003E064D" w:rsidRPr="00D55D11">
        <w:rPr>
          <w:rFonts w:ascii="Times" w:hAnsi="Times" w:cs="Times" w:hint="eastAsia"/>
          <w:color w:val="000000"/>
          <w:kern w:val="0"/>
        </w:rPr>
        <w:t xml:space="preserve"> upstream of </w:t>
      </w:r>
      <w:proofErr w:type="spellStart"/>
      <w:r w:rsidR="003E064D" w:rsidRPr="00D55D11">
        <w:rPr>
          <w:rFonts w:ascii="Times" w:hAnsi="Times" w:cs="Times"/>
          <w:i/>
          <w:iCs/>
          <w:color w:val="000000"/>
          <w:kern w:val="0"/>
        </w:rPr>
        <w:t>TaMFT</w:t>
      </w:r>
      <w:proofErr w:type="spellEnd"/>
      <w:r w:rsidR="003E064D" w:rsidRPr="00D55D11">
        <w:rPr>
          <w:rFonts w:ascii="Times" w:hAnsi="Times" w:cs="Times" w:hint="eastAsia"/>
          <w:i/>
          <w:iCs/>
          <w:color w:val="000000"/>
          <w:kern w:val="0"/>
        </w:rPr>
        <w:t xml:space="preserve"> </w:t>
      </w:r>
      <w:r w:rsidR="003E064D" w:rsidRPr="00D55D11">
        <w:rPr>
          <w:rFonts w:ascii="Times" w:hAnsi="Times" w:cs="Times" w:hint="eastAsia"/>
          <w:iCs/>
          <w:color w:val="000000"/>
          <w:kern w:val="0"/>
        </w:rPr>
        <w:t xml:space="preserve">coding region was also detected </w:t>
      </w:r>
      <w:ins w:id="216" w:author="Mycorn Shao" w:date="2016-10-12T21:59:00Z">
        <w:r w:rsidR="00E21DC4">
          <w:rPr>
            <w:rFonts w:ascii="Times" w:hAnsi="Times" w:cs="Times" w:hint="eastAsia"/>
            <w:iCs/>
            <w:color w:val="000000"/>
            <w:kern w:val="0"/>
          </w:rPr>
          <w:t xml:space="preserve">by </w:t>
        </w:r>
        <w:r w:rsidR="00E21DC4" w:rsidRPr="00D55D11">
          <w:rPr>
            <w:rFonts w:ascii="Times" w:hAnsi="Times" w:cs="Times" w:hint="eastAsia"/>
            <w:color w:val="000000"/>
            <w:kern w:val="0"/>
          </w:rPr>
          <w:t>L</w:t>
        </w:r>
        <w:r w:rsidR="00E21DC4" w:rsidRPr="00D55D11">
          <w:rPr>
            <w:rFonts w:ascii="Times" w:hAnsi="Times" w:cs="Times"/>
            <w:color w:val="000000"/>
            <w:kern w:val="0"/>
          </w:rPr>
          <w:t>iu et al.</w:t>
        </w:r>
        <w:proofErr w:type="gramEnd"/>
        <w:r w:rsidR="00E21DC4" w:rsidRPr="00D55D11">
          <w:rPr>
            <w:rFonts w:ascii="Times" w:hAnsi="Times" w:cs="Times"/>
            <w:color w:val="000000"/>
            <w:kern w:val="0"/>
          </w:rPr>
          <w:t xml:space="preserve"> (</w:t>
        </w:r>
        <w:r w:rsidR="00E21DC4" w:rsidRPr="00D55D11">
          <w:rPr>
            <w:rFonts w:ascii="Times" w:hAnsi="Times" w:cs="Times"/>
            <w:color w:val="0000FF"/>
            <w:kern w:val="0"/>
          </w:rPr>
          <w:t>2013</w:t>
        </w:r>
        <w:r w:rsidR="00E21DC4" w:rsidRPr="00D55D11">
          <w:rPr>
            <w:rFonts w:ascii="Times" w:hAnsi="Times" w:cs="Times"/>
            <w:color w:val="000000"/>
            <w:kern w:val="0"/>
          </w:rPr>
          <w:t>)</w:t>
        </w:r>
        <w:r w:rsidR="00E21DC4">
          <w:rPr>
            <w:rFonts w:ascii="Times" w:hAnsi="Times" w:cs="Times" w:hint="eastAsia"/>
            <w:color w:val="000000"/>
            <w:kern w:val="0"/>
          </w:rPr>
          <w:t xml:space="preserve"> </w:t>
        </w:r>
      </w:ins>
      <w:r w:rsidR="003E064D" w:rsidRPr="00D55D11">
        <w:rPr>
          <w:rFonts w:ascii="Times" w:hAnsi="Times" w:cs="Times" w:hint="eastAsia"/>
          <w:iCs/>
          <w:color w:val="000000"/>
          <w:kern w:val="0"/>
        </w:rPr>
        <w:t xml:space="preserve">in the </w:t>
      </w:r>
      <w:r w:rsidR="003E064D" w:rsidRPr="00D55D11">
        <w:rPr>
          <w:rFonts w:ascii="Times" w:hAnsi="Times" w:cs="Times"/>
          <w:iCs/>
          <w:color w:val="000000"/>
          <w:kern w:val="0"/>
        </w:rPr>
        <w:t>susceptible</w:t>
      </w:r>
      <w:r w:rsidR="003E064D" w:rsidRPr="00D55D11">
        <w:rPr>
          <w:rFonts w:ascii="Times" w:hAnsi="Times" w:cs="Times" w:hint="eastAsia"/>
          <w:iCs/>
          <w:color w:val="000000"/>
          <w:kern w:val="0"/>
        </w:rPr>
        <w:t xml:space="preserve"> lines used in th</w:t>
      </w:r>
      <w:ins w:id="217" w:author="Mycorn Shao" w:date="2016-10-12T22:00:00Z">
        <w:r w:rsidR="00E21DC4">
          <w:rPr>
            <w:rFonts w:ascii="Times" w:hAnsi="Times" w:cs="Times" w:hint="eastAsia"/>
            <w:iCs/>
            <w:color w:val="000000"/>
            <w:kern w:val="0"/>
          </w:rPr>
          <w:t>eir</w:t>
        </w:r>
      </w:ins>
      <w:del w:id="218" w:author="Mycorn Shao" w:date="2016-10-12T21:59:00Z">
        <w:r w:rsidR="003E064D" w:rsidRPr="00D55D11" w:rsidDel="00E21DC4">
          <w:rPr>
            <w:rFonts w:ascii="Times" w:hAnsi="Times" w:cs="Times" w:hint="eastAsia"/>
            <w:iCs/>
            <w:color w:val="000000"/>
            <w:kern w:val="0"/>
          </w:rPr>
          <w:delText>is</w:delText>
        </w:r>
      </w:del>
      <w:r w:rsidR="003E064D" w:rsidRPr="00D55D11">
        <w:rPr>
          <w:rFonts w:ascii="Times" w:hAnsi="Times" w:cs="Times" w:hint="eastAsia"/>
          <w:iCs/>
          <w:color w:val="000000"/>
          <w:kern w:val="0"/>
        </w:rPr>
        <w:t xml:space="preserve"> study </w:t>
      </w:r>
      <w:ins w:id="219" w:author="Mycorn Shao" w:date="2016-10-12T22:00:00Z">
        <w:r w:rsidR="00E21DC4">
          <w:rPr>
            <w:rFonts w:ascii="Times" w:hAnsi="Times" w:cs="Times" w:hint="eastAsia"/>
            <w:iCs/>
            <w:color w:val="000000"/>
            <w:kern w:val="0"/>
          </w:rPr>
          <w:t xml:space="preserve">for gene cloning </w:t>
        </w:r>
      </w:ins>
      <w:r w:rsidR="003E064D" w:rsidRPr="00D55D11">
        <w:rPr>
          <w:rFonts w:ascii="Times" w:hAnsi="Times" w:cs="Times" w:hint="eastAsia"/>
          <w:iCs/>
          <w:color w:val="000000"/>
          <w:kern w:val="0"/>
        </w:rPr>
        <w:t xml:space="preserve">but it was not significantly associated with PHS variation in </w:t>
      </w:r>
      <w:del w:id="220" w:author="Mycorn Shao" w:date="2016-10-12T22:00:00Z">
        <w:r w:rsidR="003E064D" w:rsidRPr="00D55D11" w:rsidDel="00E21DC4">
          <w:rPr>
            <w:rFonts w:ascii="Times" w:hAnsi="Times" w:cs="Times" w:hint="eastAsia"/>
            <w:iCs/>
            <w:color w:val="000000"/>
            <w:kern w:val="0"/>
          </w:rPr>
          <w:delText xml:space="preserve">the </w:delText>
        </w:r>
      </w:del>
      <w:ins w:id="221" w:author="Mycorn Shao" w:date="2016-10-12T22:00:00Z">
        <w:r w:rsidR="00E21DC4">
          <w:rPr>
            <w:rFonts w:ascii="Times" w:hAnsi="Times" w:cs="Times" w:hint="eastAsia"/>
            <w:iCs/>
            <w:color w:val="000000"/>
            <w:kern w:val="0"/>
          </w:rPr>
          <w:t>an</w:t>
        </w:r>
        <w:r w:rsidR="00E21DC4" w:rsidRPr="00D55D11">
          <w:rPr>
            <w:rFonts w:ascii="Times" w:hAnsi="Times" w:cs="Times" w:hint="eastAsia"/>
            <w:iCs/>
            <w:color w:val="000000"/>
            <w:kern w:val="0"/>
          </w:rPr>
          <w:t xml:space="preserve"> </w:t>
        </w:r>
      </w:ins>
      <w:r w:rsidR="003E064D" w:rsidRPr="00D55D11">
        <w:rPr>
          <w:rFonts w:ascii="Times" w:hAnsi="Times" w:cs="Times" w:hint="eastAsia"/>
          <w:iCs/>
          <w:color w:val="000000"/>
          <w:kern w:val="0"/>
        </w:rPr>
        <w:t xml:space="preserve">association </w:t>
      </w:r>
      <w:r w:rsidR="003E064D" w:rsidRPr="00D55D11">
        <w:rPr>
          <w:rFonts w:ascii="Times" w:hAnsi="Times" w:cs="Times"/>
          <w:iCs/>
          <w:color w:val="000000"/>
          <w:kern w:val="0"/>
        </w:rPr>
        <w:t>analysis</w:t>
      </w:r>
      <w:r w:rsidR="003E064D" w:rsidRPr="00D55D11">
        <w:rPr>
          <w:rFonts w:ascii="Times" w:hAnsi="Times" w:cs="Times" w:hint="eastAsia"/>
          <w:iCs/>
          <w:color w:val="000000"/>
          <w:kern w:val="0"/>
        </w:rPr>
        <w:t xml:space="preserve"> panel</w:t>
      </w:r>
      <w:ins w:id="222" w:author="Mycorn Shao" w:date="2016-10-12T22:03:00Z">
        <w:r w:rsidR="00543987">
          <w:rPr>
            <w:rFonts w:ascii="Times" w:hAnsi="Times" w:cs="Times" w:hint="eastAsia"/>
            <w:iCs/>
            <w:color w:val="000000"/>
            <w:kern w:val="0"/>
          </w:rPr>
          <w:t xml:space="preserve"> composed of 82 cultivars</w:t>
        </w:r>
      </w:ins>
      <w:r w:rsidR="003E064D" w:rsidRPr="00D55D11">
        <w:rPr>
          <w:rFonts w:ascii="Times" w:hAnsi="Times" w:cs="Times" w:hint="eastAsia"/>
          <w:iCs/>
          <w:color w:val="000000"/>
          <w:kern w:val="0"/>
        </w:rPr>
        <w:t xml:space="preserve">. </w:t>
      </w:r>
      <w:ins w:id="223" w:author="Mycorn Shao" w:date="2016-10-12T22:01:00Z">
        <w:r w:rsidR="00543987">
          <w:rPr>
            <w:rFonts w:ascii="Times" w:hAnsi="Times" w:cs="Times"/>
            <w:iCs/>
            <w:color w:val="000000"/>
            <w:kern w:val="0"/>
          </w:rPr>
          <w:t>I</w:t>
        </w:r>
        <w:r w:rsidR="00543987">
          <w:rPr>
            <w:rFonts w:ascii="Times" w:hAnsi="Times" w:cs="Times" w:hint="eastAsia"/>
            <w:iCs/>
            <w:color w:val="000000"/>
            <w:kern w:val="0"/>
          </w:rPr>
          <w:t>n the</w:t>
        </w:r>
      </w:ins>
      <w:ins w:id="224" w:author="Mycorn Shao" w:date="2016-10-12T22:02:00Z">
        <w:r w:rsidR="00543987">
          <w:rPr>
            <w:rFonts w:ascii="Times" w:hAnsi="Times" w:cs="Times" w:hint="eastAsia"/>
            <w:iCs/>
            <w:color w:val="000000"/>
            <w:kern w:val="0"/>
          </w:rPr>
          <w:t xml:space="preserve"> present study, a larger association population composed with 172 </w:t>
        </w:r>
      </w:ins>
      <w:ins w:id="225" w:author="Mycorn Shao" w:date="2016-10-12T22:04:00Z">
        <w:r w:rsidR="00543987">
          <w:rPr>
            <w:rFonts w:ascii="Times" w:hAnsi="Times" w:cs="Times"/>
            <w:iCs/>
            <w:color w:val="000000"/>
            <w:kern w:val="0"/>
          </w:rPr>
          <w:t>cultivars</w:t>
        </w:r>
      </w:ins>
      <w:ins w:id="226" w:author="Mycorn Shao" w:date="2016-10-12T22:02:00Z">
        <w:r w:rsidR="00543987">
          <w:rPr>
            <w:rFonts w:ascii="Times" w:hAnsi="Times" w:cs="Times" w:hint="eastAsia"/>
            <w:iCs/>
            <w:color w:val="000000"/>
            <w:kern w:val="0"/>
          </w:rPr>
          <w:t xml:space="preserve"> and </w:t>
        </w:r>
      </w:ins>
      <w:ins w:id="227" w:author="Mycorn Shao" w:date="2016-10-12T22:04:00Z">
        <w:r w:rsidR="00543987">
          <w:rPr>
            <w:rFonts w:ascii="Times" w:hAnsi="Times" w:cs="Times"/>
            <w:iCs/>
            <w:color w:val="000000"/>
            <w:kern w:val="0"/>
          </w:rPr>
          <w:t>landraces</w:t>
        </w:r>
      </w:ins>
      <w:ins w:id="228" w:author="Mycorn Shao" w:date="2016-10-12T22:02:00Z">
        <w:r w:rsidR="00543987">
          <w:rPr>
            <w:rFonts w:ascii="Times" w:hAnsi="Times" w:cs="Times" w:hint="eastAsia"/>
            <w:iCs/>
            <w:color w:val="000000"/>
            <w:kern w:val="0"/>
          </w:rPr>
          <w:t xml:space="preserve"> was used </w:t>
        </w:r>
      </w:ins>
      <w:ins w:id="229" w:author="Mycorn Shao" w:date="2016-10-12T22:03:00Z">
        <w:r w:rsidR="00543987">
          <w:rPr>
            <w:rFonts w:ascii="Times" w:hAnsi="Times" w:cs="Times" w:hint="eastAsia"/>
            <w:iCs/>
            <w:color w:val="000000"/>
            <w:kern w:val="0"/>
          </w:rPr>
          <w:t xml:space="preserve">to validate and compare the phenotypic effect for </w:t>
        </w:r>
      </w:ins>
      <w:ins w:id="230" w:author="Mycorn Shao" w:date="2016-10-12T22:04:00Z">
        <w:r w:rsidR="00543987">
          <w:rPr>
            <w:rFonts w:ascii="Times" w:hAnsi="Times" w:cs="Times" w:hint="eastAsia"/>
            <w:iCs/>
            <w:color w:val="000000"/>
            <w:kern w:val="0"/>
          </w:rPr>
          <w:t xml:space="preserve">these three </w:t>
        </w:r>
      </w:ins>
      <w:ins w:id="231" w:author="Mycorn Shao" w:date="2016-10-12T22:03:00Z">
        <w:r w:rsidR="00543987">
          <w:rPr>
            <w:rFonts w:ascii="Times" w:hAnsi="Times" w:cs="Times" w:hint="eastAsia"/>
            <w:iCs/>
            <w:color w:val="000000"/>
            <w:kern w:val="0"/>
          </w:rPr>
          <w:t>casual mutations in gene TaPHS1.</w:t>
        </w:r>
      </w:ins>
      <w:ins w:id="232" w:author="Mycorn Shao" w:date="2016-10-12T22:04:00Z">
        <w:r w:rsidR="00543987">
          <w:rPr>
            <w:rFonts w:ascii="Times" w:hAnsi="Times" w:cs="Times" w:hint="eastAsia"/>
            <w:iCs/>
            <w:color w:val="000000"/>
            <w:kern w:val="0"/>
          </w:rPr>
          <w:t xml:space="preserve"> </w:t>
        </w:r>
      </w:ins>
      <w:del w:id="233" w:author="Mycorn Shao" w:date="2016-10-12T22:05:00Z">
        <w:r w:rsidR="003E064D" w:rsidRPr="00D55D11" w:rsidDel="00543987">
          <w:rPr>
            <w:rFonts w:ascii="Times" w:hAnsi="Times" w:cs="Times"/>
            <w:iCs/>
            <w:color w:val="000000"/>
            <w:kern w:val="0"/>
          </w:rPr>
          <w:delText>D</w:delText>
        </w:r>
        <w:r w:rsidR="003E064D" w:rsidRPr="00D55D11" w:rsidDel="00543987">
          <w:rPr>
            <w:rFonts w:ascii="Times" w:hAnsi="Times" w:cs="Times" w:hint="eastAsia"/>
            <w:iCs/>
            <w:color w:val="000000"/>
            <w:kern w:val="0"/>
          </w:rPr>
          <w:delText xml:space="preserve">ifferent phenotypic effect on PHS was observed by two different studies for the same promoter SNP variation. </w:delText>
        </w:r>
      </w:del>
      <w:ins w:id="234" w:author="Mycorn Shao" w:date="2016-10-12T22:05:00Z">
        <w:r w:rsidR="00543987">
          <w:rPr>
            <w:rFonts w:ascii="Times" w:hAnsi="Times" w:cs="Times" w:hint="eastAsia"/>
            <w:iCs/>
            <w:color w:val="000000"/>
            <w:kern w:val="0"/>
          </w:rPr>
          <w:t>Enhanced power in a larger association</w:t>
        </w:r>
      </w:ins>
      <w:ins w:id="235" w:author="Mycorn Shao" w:date="2016-10-12T22:06:00Z">
        <w:r w:rsidR="00543987">
          <w:rPr>
            <w:rFonts w:ascii="Times" w:hAnsi="Times" w:cs="Times" w:hint="eastAsia"/>
            <w:iCs/>
            <w:color w:val="000000"/>
            <w:kern w:val="0"/>
          </w:rPr>
          <w:t xml:space="preserve"> </w:t>
        </w:r>
      </w:ins>
      <w:ins w:id="236" w:author="Mycorn Shao" w:date="2016-10-12T22:05:00Z">
        <w:r w:rsidR="00543987">
          <w:rPr>
            <w:rFonts w:ascii="Times" w:hAnsi="Times" w:cs="Times" w:hint="eastAsia"/>
            <w:iCs/>
            <w:color w:val="000000"/>
            <w:kern w:val="0"/>
          </w:rPr>
          <w:t xml:space="preserve">population </w:t>
        </w:r>
      </w:ins>
      <w:ins w:id="237" w:author="Mycorn Shao" w:date="2016-10-12T22:06:00Z">
        <w:r w:rsidR="00543987">
          <w:rPr>
            <w:rFonts w:ascii="Times" w:hAnsi="Times" w:cs="Times" w:hint="eastAsia"/>
            <w:iCs/>
            <w:color w:val="000000"/>
            <w:kern w:val="0"/>
          </w:rPr>
          <w:t xml:space="preserve">allowed us </w:t>
        </w:r>
      </w:ins>
      <w:ins w:id="238" w:author="Mycorn Shao" w:date="2016-10-12T22:08:00Z">
        <w:r w:rsidR="00543987">
          <w:rPr>
            <w:rFonts w:ascii="Times" w:hAnsi="Times" w:cs="Times" w:hint="eastAsia"/>
            <w:iCs/>
            <w:color w:val="000000"/>
            <w:kern w:val="0"/>
          </w:rPr>
          <w:t xml:space="preserve">to </w:t>
        </w:r>
      </w:ins>
      <w:ins w:id="239" w:author="Mycorn Shao" w:date="2016-10-12T22:06:00Z">
        <w:r w:rsidR="00543987">
          <w:rPr>
            <w:rFonts w:ascii="Times" w:hAnsi="Times" w:cs="Times" w:hint="eastAsia"/>
            <w:iCs/>
            <w:color w:val="000000"/>
            <w:kern w:val="0"/>
          </w:rPr>
          <w:t xml:space="preserve">detect the under-evaluated </w:t>
        </w:r>
        <w:r w:rsidR="00543987">
          <w:rPr>
            <w:rFonts w:ascii="Times" w:hAnsi="Times" w:cs="Times"/>
            <w:iCs/>
            <w:color w:val="000000"/>
            <w:kern w:val="0"/>
          </w:rPr>
          <w:t>allele</w:t>
        </w:r>
        <w:r w:rsidR="00543987">
          <w:rPr>
            <w:rFonts w:ascii="Times" w:hAnsi="Times" w:cs="Times" w:hint="eastAsia"/>
            <w:iCs/>
            <w:color w:val="000000"/>
            <w:kern w:val="0"/>
          </w:rPr>
          <w:t xml:space="preserve"> effect </w:t>
        </w:r>
      </w:ins>
      <w:ins w:id="240" w:author="Mycorn Shao" w:date="2016-10-12T22:07:00Z">
        <w:r w:rsidR="00543987">
          <w:rPr>
            <w:rFonts w:ascii="Times" w:hAnsi="Times" w:cs="Times" w:hint="eastAsia"/>
            <w:iCs/>
            <w:color w:val="000000"/>
            <w:kern w:val="0"/>
          </w:rPr>
          <w:t>of the promoter casual mutation</w:t>
        </w:r>
      </w:ins>
      <w:ins w:id="241" w:author="Mycorn Shao" w:date="2016-10-12T22:08:00Z">
        <w:r w:rsidR="00543987">
          <w:rPr>
            <w:rFonts w:ascii="Times" w:hAnsi="Times" w:cs="Times" w:hint="eastAsia"/>
            <w:iCs/>
            <w:color w:val="000000"/>
            <w:kern w:val="0"/>
          </w:rPr>
          <w:t xml:space="preserve"> on PHS</w:t>
        </w:r>
      </w:ins>
      <w:ins w:id="242" w:author="Mycorn Shao" w:date="2016-10-12T22:12:00Z">
        <w:r>
          <w:rPr>
            <w:rFonts w:ascii="Times" w:hAnsi="Times" w:cs="Times" w:hint="eastAsia"/>
            <w:iCs/>
            <w:color w:val="000000"/>
            <w:kern w:val="0"/>
          </w:rPr>
          <w:t>.</w:t>
        </w:r>
      </w:ins>
      <w:ins w:id="243" w:author="Mycorn Shao" w:date="2016-10-12T22:21:00Z">
        <w:r>
          <w:rPr>
            <w:rFonts w:ascii="Times" w:hAnsi="Times" w:cs="Times" w:hint="eastAsia"/>
            <w:iCs/>
            <w:color w:val="000000"/>
            <w:kern w:val="0"/>
          </w:rPr>
          <w:t xml:space="preserve"> </w:t>
        </w:r>
      </w:ins>
    </w:p>
    <w:p w14:paraId="092B190E" w14:textId="77777777" w:rsidR="00CF3B8B" w:rsidRDefault="00CF3B8B" w:rsidP="00671236">
      <w:pPr>
        <w:spacing w:line="360" w:lineRule="auto"/>
        <w:rPr>
          <w:ins w:id="244" w:author="Mycorn Shao" w:date="2016-10-12T22:21:00Z"/>
          <w:rFonts w:ascii="Times" w:hAnsi="Times" w:cs="Times"/>
          <w:iCs/>
          <w:color w:val="000000"/>
          <w:kern w:val="0"/>
        </w:rPr>
      </w:pPr>
    </w:p>
    <w:p w14:paraId="63D76D13" w14:textId="12B8ED56" w:rsidR="003E064D" w:rsidRPr="007C1DDE" w:rsidDel="00671236" w:rsidRDefault="00A743DA">
      <w:pPr>
        <w:spacing w:line="360" w:lineRule="auto"/>
        <w:rPr>
          <w:del w:id="245" w:author="Mycorn Shao" w:date="2016-10-12T22:12:00Z"/>
          <w:rFonts w:ascii="Times New Roman" w:hAnsi="Times New Roman" w:cs="Times New Roman"/>
        </w:rPr>
        <w:pPrChange w:id="246" w:author="Mycorn Shao" w:date="2016-10-12T22:12:00Z">
          <w:pPr>
            <w:tabs>
              <w:tab w:val="left" w:pos="2835"/>
              <w:tab w:val="left" w:pos="2977"/>
              <w:tab w:val="left" w:pos="3402"/>
            </w:tabs>
            <w:ind w:rightChars="345" w:right="828" w:hanging="1"/>
            <w:contextualSpacing/>
          </w:pPr>
        </w:pPrChange>
      </w:pPr>
      <w:ins w:id="247" w:author="Mycorn Shao" w:date="2016-10-12T22:22:00Z">
        <w:r>
          <w:rPr>
            <w:rFonts w:ascii="Times New Roman" w:hAnsi="Times New Roman" w:cs="Times New Roman" w:hint="eastAsia"/>
          </w:rPr>
          <w:t xml:space="preserve">  </w:t>
        </w:r>
      </w:ins>
    </w:p>
    <w:p w14:paraId="6092C2AF" w14:textId="462D92F9" w:rsidR="002C4499" w:rsidDel="00671236" w:rsidRDefault="00C23FE1">
      <w:pPr>
        <w:tabs>
          <w:tab w:val="left" w:pos="2835"/>
          <w:tab w:val="left" w:pos="2977"/>
          <w:tab w:val="left" w:pos="3402"/>
        </w:tabs>
        <w:ind w:left="-1" w:rightChars="345" w:right="828"/>
        <w:contextualSpacing/>
        <w:rPr>
          <w:del w:id="248" w:author="Mycorn Shao" w:date="2016-10-12T22:20:00Z"/>
          <w:rFonts w:ascii="Times New Roman" w:hAnsi="Times New Roman" w:cs="Times New Roman"/>
        </w:rPr>
        <w:pPrChange w:id="249" w:author="Mycorn Shao" w:date="2016-10-12T22:20:00Z">
          <w:pPr>
            <w:tabs>
              <w:tab w:val="left" w:pos="2835"/>
              <w:tab w:val="left" w:pos="2977"/>
              <w:tab w:val="left" w:pos="3402"/>
            </w:tabs>
            <w:ind w:rightChars="345" w:right="828" w:hanging="1"/>
            <w:contextualSpacing/>
          </w:pPr>
        </w:pPrChange>
      </w:pPr>
      <w:del w:id="250" w:author="Mycorn Shao" w:date="2016-10-12T22:12:00Z">
        <w:r w:rsidDel="00671236">
          <w:rPr>
            <w:rFonts w:ascii="Times New Roman" w:hAnsi="Times New Roman" w:cs="Times New Roman" w:hint="eastAsia"/>
          </w:rPr>
          <w:delText xml:space="preserve">  </w:delText>
        </w:r>
      </w:del>
      <w:del w:id="251" w:author="Mycorn Shao" w:date="2016-10-12T22:11:00Z">
        <w:r w:rsidDel="00543987">
          <w:rPr>
            <w:rFonts w:ascii="Times New Roman" w:hAnsi="Times New Roman" w:cs="Times New Roman" w:hint="eastAsia"/>
          </w:rPr>
          <w:delText xml:space="preserve"> </w:delText>
        </w:r>
        <w:r w:rsidR="00E20AB3" w:rsidDel="00543987">
          <w:rPr>
            <w:rFonts w:ascii="Times New Roman" w:hAnsi="Times New Roman" w:cs="Times New Roman"/>
          </w:rPr>
          <w:delText>Our</w:delText>
        </w:r>
        <w:r w:rsidR="00E20AB3" w:rsidRPr="007C1DDE" w:rsidDel="00543987">
          <w:rPr>
            <w:rFonts w:ascii="Times New Roman" w:hAnsi="Times New Roman" w:cs="Times New Roman"/>
          </w:rPr>
          <w:delText xml:space="preserve"> </w:delText>
        </w:r>
        <w:r w:rsidR="00E20AB3" w:rsidDel="00543987">
          <w:rPr>
            <w:rFonts w:ascii="Times New Roman" w:hAnsi="Times New Roman" w:cs="Times New Roman"/>
          </w:rPr>
          <w:delText xml:space="preserve">haplotype analysis </w:delText>
        </w:r>
        <w:r w:rsidR="00E84547" w:rsidDel="00543987">
          <w:rPr>
            <w:rFonts w:ascii="Times New Roman" w:hAnsi="Times New Roman" w:cs="Times New Roman" w:hint="eastAsia"/>
          </w:rPr>
          <w:delText>with association panel</w:delText>
        </w:r>
        <w:r w:rsidR="00FC2188" w:rsidRPr="007C1DDE" w:rsidDel="00543987">
          <w:rPr>
            <w:rFonts w:ascii="Times New Roman" w:hAnsi="Times New Roman" w:cs="Times New Roman"/>
          </w:rPr>
          <w:delText xml:space="preserve"> </w:delText>
        </w:r>
        <w:r w:rsidR="00E84547" w:rsidDel="00543987">
          <w:rPr>
            <w:rFonts w:ascii="Times New Roman" w:hAnsi="Times New Roman" w:cs="Times New Roman" w:hint="eastAsia"/>
          </w:rPr>
          <w:delText xml:space="preserve">detected the significant association between the promoter SNP-222 and pre-harvest sprouting as </w:delText>
        </w:r>
        <w:r w:rsidR="00FC2188" w:rsidRPr="007C1DDE" w:rsidDel="00543987">
          <w:rPr>
            <w:rFonts w:ascii="Times New Roman" w:hAnsi="Times New Roman" w:cs="Times New Roman"/>
          </w:rPr>
          <w:delText xml:space="preserve">reported by </w:delText>
        </w:r>
        <w:r w:rsidR="00FC2188" w:rsidRPr="007C1DDE" w:rsidDel="00543987">
          <w:rPr>
            <w:rFonts w:ascii="Times New Roman" w:hAnsi="Times New Roman" w:cs="Times New Roman"/>
            <w:kern w:val="0"/>
          </w:rPr>
          <w:delText xml:space="preserve">Nakamura, S., et al. </w:delText>
        </w:r>
        <w:r w:rsidR="00FC2188" w:rsidRPr="007C1DDE" w:rsidDel="00543987">
          <w:rPr>
            <w:rFonts w:ascii="Times New Roman" w:hAnsi="Times New Roman" w:cs="Times New Roman"/>
          </w:rPr>
          <w:delText>(2011)</w:delText>
        </w:r>
        <w:r w:rsidR="00E20AB3" w:rsidDel="00543987">
          <w:rPr>
            <w:rFonts w:ascii="Times New Roman" w:hAnsi="Times New Roman" w:cs="Times New Roman"/>
          </w:rPr>
          <w:delText>,</w:delText>
        </w:r>
        <w:r w:rsidR="00A6347F" w:rsidRPr="007C1DDE" w:rsidDel="00543987">
          <w:rPr>
            <w:rFonts w:ascii="Times New Roman" w:hAnsi="Times New Roman" w:cs="Times New Roman"/>
          </w:rPr>
          <w:delText xml:space="preserve"> but </w:delText>
        </w:r>
        <w:r w:rsidR="002B10D5" w:rsidRPr="007C1DDE" w:rsidDel="00543987">
          <w:rPr>
            <w:rFonts w:ascii="Times New Roman" w:hAnsi="Times New Roman" w:cs="Times New Roman"/>
          </w:rPr>
          <w:delText xml:space="preserve">different from the </w:delText>
        </w:r>
        <w:r w:rsidR="00E961B1" w:rsidRPr="007C1DDE" w:rsidDel="00543987">
          <w:rPr>
            <w:rFonts w:ascii="Times New Roman" w:hAnsi="Times New Roman" w:cs="Times New Roman"/>
          </w:rPr>
          <w:delText xml:space="preserve">conclusion </w:delText>
        </w:r>
        <w:r w:rsidR="00A6347F" w:rsidRPr="007C1DDE" w:rsidDel="00543987">
          <w:rPr>
            <w:rFonts w:ascii="Times New Roman" w:hAnsi="Times New Roman" w:cs="Times New Roman"/>
          </w:rPr>
          <w:delText>mad</w:delText>
        </w:r>
        <w:r w:rsidR="00E961B1" w:rsidRPr="007C1DDE" w:rsidDel="00543987">
          <w:rPr>
            <w:rFonts w:ascii="Times New Roman" w:hAnsi="Times New Roman" w:cs="Times New Roman"/>
          </w:rPr>
          <w:delText>e</w:delText>
        </w:r>
        <w:r w:rsidR="002B10D5" w:rsidRPr="007C1DDE" w:rsidDel="00543987">
          <w:rPr>
            <w:rFonts w:ascii="Times New Roman" w:hAnsi="Times New Roman" w:cs="Times New Roman"/>
          </w:rPr>
          <w:delText xml:space="preserve"> by Liu et al</w:delText>
        </w:r>
        <w:r w:rsidR="00A6347F" w:rsidRPr="007C1DDE" w:rsidDel="00543987">
          <w:rPr>
            <w:rFonts w:ascii="Times New Roman" w:hAnsi="Times New Roman" w:cs="Times New Roman"/>
          </w:rPr>
          <w:delText>.</w:delText>
        </w:r>
        <w:r w:rsidR="00E961B1" w:rsidRPr="007C1DDE" w:rsidDel="00543987">
          <w:rPr>
            <w:rFonts w:ascii="Times New Roman" w:hAnsi="Times New Roman" w:cs="Times New Roman"/>
          </w:rPr>
          <w:delText xml:space="preserve"> </w:delText>
        </w:r>
        <w:r w:rsidR="00E84547" w:rsidDel="00543987">
          <w:rPr>
            <w:rFonts w:ascii="Times New Roman" w:hAnsi="Times New Roman" w:cs="Times New Roman" w:hint="eastAsia"/>
          </w:rPr>
          <w:delText xml:space="preserve">that there was no significant association </w:delText>
        </w:r>
        <w:r w:rsidR="00A12638" w:rsidRPr="007C1DDE" w:rsidDel="00543987">
          <w:rPr>
            <w:rFonts w:ascii="Times New Roman" w:hAnsi="Times New Roman" w:cs="Times New Roman"/>
          </w:rPr>
          <w:delText>(</w:delText>
        </w:r>
        <w:r w:rsidR="00FE7552" w:rsidRPr="007C1DDE" w:rsidDel="00543987">
          <w:rPr>
            <w:rFonts w:ascii="Times New Roman" w:hAnsi="Times New Roman" w:cs="Times New Roman"/>
          </w:rPr>
          <w:delText>2013</w:delText>
        </w:r>
        <w:r w:rsidR="00A12638" w:rsidRPr="007C1DDE" w:rsidDel="00543987">
          <w:rPr>
            <w:rFonts w:ascii="Times New Roman" w:hAnsi="Times New Roman" w:cs="Times New Roman"/>
          </w:rPr>
          <w:delText>)</w:delText>
        </w:r>
        <w:r w:rsidR="00FE7552" w:rsidRPr="007C1DDE" w:rsidDel="00543987">
          <w:rPr>
            <w:rFonts w:ascii="Times New Roman" w:hAnsi="Times New Roman" w:cs="Times New Roman"/>
          </w:rPr>
          <w:delText>.</w:delText>
        </w:r>
        <w:r w:rsidR="002B10D5" w:rsidRPr="007C1DDE" w:rsidDel="00543987">
          <w:rPr>
            <w:rFonts w:ascii="Times New Roman" w:hAnsi="Times New Roman" w:cs="Times New Roman"/>
          </w:rPr>
          <w:delText xml:space="preserve"> </w:delText>
        </w:r>
      </w:del>
      <w:del w:id="252" w:author="Mycorn Shao" w:date="2016-10-12T22:12:00Z">
        <w:r w:rsidR="00E20AB3" w:rsidDel="00671236">
          <w:rPr>
            <w:rFonts w:ascii="Times New Roman" w:hAnsi="Times New Roman" w:cs="Times New Roman"/>
          </w:rPr>
          <w:delText>S</w:delText>
        </w:r>
        <w:r w:rsidR="00FE7552" w:rsidRPr="007C1DDE" w:rsidDel="00671236">
          <w:rPr>
            <w:rFonts w:ascii="Times New Roman" w:hAnsi="Times New Roman" w:cs="Times New Roman"/>
          </w:rPr>
          <w:delText>everal possible re</w:delText>
        </w:r>
        <w:r w:rsidR="00504F7B" w:rsidRPr="007C1DDE" w:rsidDel="00671236">
          <w:rPr>
            <w:rFonts w:ascii="Times New Roman" w:hAnsi="Times New Roman" w:cs="Times New Roman"/>
          </w:rPr>
          <w:delText>a</w:delText>
        </w:r>
        <w:r w:rsidR="00FE7552" w:rsidRPr="007C1DDE" w:rsidDel="00671236">
          <w:rPr>
            <w:rFonts w:ascii="Times New Roman" w:hAnsi="Times New Roman" w:cs="Times New Roman"/>
          </w:rPr>
          <w:delText>s</w:delText>
        </w:r>
        <w:r w:rsidR="00504F7B" w:rsidRPr="007C1DDE" w:rsidDel="00671236">
          <w:rPr>
            <w:rFonts w:ascii="Times New Roman" w:hAnsi="Times New Roman" w:cs="Times New Roman"/>
          </w:rPr>
          <w:delText>on</w:delText>
        </w:r>
        <w:r w:rsidR="00FE7552" w:rsidRPr="007C1DDE" w:rsidDel="00671236">
          <w:rPr>
            <w:rFonts w:ascii="Times New Roman" w:hAnsi="Times New Roman" w:cs="Times New Roman"/>
          </w:rPr>
          <w:delText xml:space="preserve">s </w:delText>
        </w:r>
        <w:r w:rsidR="00E20AB3" w:rsidDel="00671236">
          <w:rPr>
            <w:rFonts w:ascii="Times New Roman" w:hAnsi="Times New Roman" w:cs="Times New Roman"/>
          </w:rPr>
          <w:delText xml:space="preserve">might explain </w:delText>
        </w:r>
        <w:r w:rsidR="00FE7552" w:rsidRPr="007C1DDE" w:rsidDel="00671236">
          <w:rPr>
            <w:rFonts w:ascii="Times New Roman" w:hAnsi="Times New Roman" w:cs="Times New Roman"/>
          </w:rPr>
          <w:delText xml:space="preserve">the different </w:delText>
        </w:r>
        <w:r w:rsidR="00504F7B" w:rsidRPr="007C1DDE" w:rsidDel="00671236">
          <w:rPr>
            <w:rFonts w:ascii="Times New Roman" w:hAnsi="Times New Roman" w:cs="Times New Roman"/>
          </w:rPr>
          <w:delText>conclusions</w:delText>
        </w:r>
        <w:r w:rsidR="00FE7552" w:rsidRPr="007C1DDE" w:rsidDel="00671236">
          <w:rPr>
            <w:rFonts w:ascii="Times New Roman" w:hAnsi="Times New Roman" w:cs="Times New Roman"/>
          </w:rPr>
          <w:delText xml:space="preserve"> for the function of the promoter mutation. Firstly, </w:delText>
        </w:r>
        <w:r w:rsidR="00504F7B" w:rsidRPr="007C1DDE" w:rsidDel="00671236">
          <w:rPr>
            <w:rFonts w:ascii="Times New Roman" w:hAnsi="Times New Roman" w:cs="Times New Roman"/>
          </w:rPr>
          <w:delText xml:space="preserve">the </w:delText>
        </w:r>
        <w:r w:rsidR="00A12638" w:rsidRPr="007C1DDE" w:rsidDel="00671236">
          <w:rPr>
            <w:rFonts w:ascii="Times New Roman" w:hAnsi="Times New Roman" w:cs="Times New Roman"/>
          </w:rPr>
          <w:delText xml:space="preserve">germplasm </w:delText>
        </w:r>
        <w:r w:rsidR="00771B6A" w:rsidDel="00671236">
          <w:rPr>
            <w:rFonts w:ascii="Times New Roman" w:hAnsi="Times New Roman" w:cs="Times New Roman"/>
          </w:rPr>
          <w:delText>us</w:delText>
        </w:r>
        <w:r w:rsidR="00A12638" w:rsidRPr="007C1DDE" w:rsidDel="00671236">
          <w:rPr>
            <w:rFonts w:ascii="Times New Roman" w:hAnsi="Times New Roman" w:cs="Times New Roman"/>
          </w:rPr>
          <w:delText xml:space="preserve">ed for the </w:delText>
        </w:r>
        <w:r w:rsidR="00504F7B" w:rsidRPr="007C1DDE" w:rsidDel="00671236">
          <w:rPr>
            <w:rFonts w:ascii="Times New Roman" w:hAnsi="Times New Roman" w:cs="Times New Roman"/>
          </w:rPr>
          <w:delText xml:space="preserve">association analysis is different. </w:delText>
        </w:r>
        <w:r w:rsidR="00A12638" w:rsidRPr="007C1DDE" w:rsidDel="00671236">
          <w:rPr>
            <w:rFonts w:ascii="Times New Roman" w:hAnsi="Times New Roman" w:cs="Times New Roman"/>
          </w:rPr>
          <w:delText>In this study</w:delText>
        </w:r>
        <w:r w:rsidR="00C00B59" w:rsidDel="00671236">
          <w:rPr>
            <w:rFonts w:ascii="Times New Roman" w:hAnsi="Times New Roman" w:cs="Times New Roman" w:hint="eastAsia"/>
          </w:rPr>
          <w:delText xml:space="preserve">, </w:delText>
        </w:r>
        <w:r w:rsidR="00FE7552" w:rsidRPr="007C1DDE" w:rsidDel="00671236">
          <w:rPr>
            <w:rFonts w:ascii="Times New Roman" w:hAnsi="Times New Roman" w:cs="Times New Roman"/>
          </w:rPr>
          <w:delText xml:space="preserve">a broader </w:delText>
        </w:r>
        <w:r w:rsidR="00E20AB3" w:rsidRPr="007C1DDE" w:rsidDel="00671236">
          <w:rPr>
            <w:rFonts w:ascii="Times New Roman" w:hAnsi="Times New Roman" w:cs="Times New Roman"/>
          </w:rPr>
          <w:delText>collect</w:delText>
        </w:r>
        <w:r w:rsidR="00E20AB3" w:rsidDel="00671236">
          <w:rPr>
            <w:rFonts w:ascii="Times New Roman" w:hAnsi="Times New Roman" w:cs="Times New Roman"/>
          </w:rPr>
          <w:delText>ion</w:delText>
        </w:r>
        <w:r w:rsidR="00E20AB3" w:rsidRPr="007C1DDE" w:rsidDel="00671236">
          <w:rPr>
            <w:rFonts w:ascii="Times New Roman" w:hAnsi="Times New Roman" w:cs="Times New Roman"/>
          </w:rPr>
          <w:delText xml:space="preserve"> </w:delText>
        </w:r>
        <w:r w:rsidR="00FE7552" w:rsidRPr="007C1DDE" w:rsidDel="00671236">
          <w:rPr>
            <w:rFonts w:ascii="Times New Roman" w:hAnsi="Times New Roman" w:cs="Times New Roman"/>
          </w:rPr>
          <w:delText xml:space="preserve">of germplasm </w:delText>
        </w:r>
        <w:r w:rsidR="00504F7B" w:rsidRPr="007C1DDE" w:rsidDel="00671236">
          <w:rPr>
            <w:rFonts w:ascii="Times New Roman" w:hAnsi="Times New Roman" w:cs="Times New Roman"/>
          </w:rPr>
          <w:delText>containing</w:delText>
        </w:r>
        <w:r w:rsidR="00FE7552" w:rsidRPr="007C1DDE" w:rsidDel="00671236">
          <w:rPr>
            <w:rFonts w:ascii="Times New Roman" w:hAnsi="Times New Roman" w:cs="Times New Roman"/>
          </w:rPr>
          <w:delText xml:space="preserve"> </w:delText>
        </w:r>
        <w:commentRangeStart w:id="253"/>
        <w:r w:rsidR="002B10D5" w:rsidRPr="007C1DDE" w:rsidDel="00671236">
          <w:rPr>
            <w:rFonts w:ascii="Times New Roman" w:hAnsi="Times New Roman" w:cs="Times New Roman"/>
          </w:rPr>
          <w:delText xml:space="preserve">172 </w:delText>
        </w:r>
        <w:r w:rsidR="00504F7B" w:rsidRPr="007C1DDE" w:rsidDel="00671236">
          <w:rPr>
            <w:rFonts w:ascii="Times New Roman" w:hAnsi="Times New Roman" w:cs="Times New Roman"/>
          </w:rPr>
          <w:delText xml:space="preserve">genotypes </w:delText>
        </w:r>
        <w:r w:rsidR="00C00B59" w:rsidDel="00671236">
          <w:rPr>
            <w:rFonts w:ascii="Times New Roman" w:hAnsi="Times New Roman" w:cs="Times New Roman" w:hint="eastAsia"/>
          </w:rPr>
          <w:delText xml:space="preserve">was used, </w:delText>
        </w:r>
        <w:r w:rsidR="00E84547" w:rsidDel="00671236">
          <w:rPr>
            <w:rFonts w:ascii="Times New Roman" w:hAnsi="Times New Roman" w:cs="Times New Roman" w:hint="eastAsia"/>
          </w:rPr>
          <w:delText xml:space="preserve">but </w:delText>
        </w:r>
        <w:r w:rsidR="00C00B59" w:rsidDel="00671236">
          <w:rPr>
            <w:rFonts w:ascii="Times New Roman" w:hAnsi="Times New Roman" w:cs="Times New Roman" w:hint="eastAsia"/>
          </w:rPr>
          <w:delText>only</w:delText>
        </w:r>
        <w:r w:rsidR="00504F7B" w:rsidRPr="007C1DDE" w:rsidDel="00671236">
          <w:rPr>
            <w:rFonts w:ascii="Times New Roman" w:hAnsi="Times New Roman" w:cs="Times New Roman"/>
          </w:rPr>
          <w:delText xml:space="preserve"> 82 genotypes</w:delText>
        </w:r>
        <w:r w:rsidR="002B10D5" w:rsidRPr="007C1DDE" w:rsidDel="00671236">
          <w:rPr>
            <w:rFonts w:ascii="Times New Roman" w:hAnsi="Times New Roman" w:cs="Times New Roman"/>
          </w:rPr>
          <w:delText xml:space="preserve"> </w:delText>
        </w:r>
        <w:r w:rsidR="00C00B59" w:rsidDel="00671236">
          <w:rPr>
            <w:rFonts w:ascii="Times New Roman" w:hAnsi="Times New Roman" w:cs="Times New Roman" w:hint="eastAsia"/>
          </w:rPr>
          <w:delText xml:space="preserve">were </w:delText>
        </w:r>
        <w:r w:rsidR="002B10D5" w:rsidRPr="007C1DDE" w:rsidDel="00671236">
          <w:rPr>
            <w:rFonts w:ascii="Times New Roman" w:hAnsi="Times New Roman" w:cs="Times New Roman"/>
          </w:rPr>
          <w:delText xml:space="preserve">used </w:delText>
        </w:r>
        <w:r w:rsidR="00504F7B" w:rsidRPr="007C1DDE" w:rsidDel="00671236">
          <w:rPr>
            <w:rFonts w:ascii="Times New Roman" w:hAnsi="Times New Roman" w:cs="Times New Roman"/>
          </w:rPr>
          <w:delText>by Liu</w:delText>
        </w:r>
        <w:commentRangeEnd w:id="253"/>
        <w:r w:rsidR="00E20AB3" w:rsidDel="00671236">
          <w:rPr>
            <w:rStyle w:val="ab"/>
          </w:rPr>
          <w:commentReference w:id="253"/>
        </w:r>
        <w:r w:rsidR="00504F7B" w:rsidRPr="007C1DDE" w:rsidDel="00671236">
          <w:rPr>
            <w:rFonts w:ascii="Times New Roman" w:hAnsi="Times New Roman" w:cs="Times New Roman"/>
          </w:rPr>
          <w:delText xml:space="preserve"> et al</w:delText>
        </w:r>
        <w:r w:rsidR="002B10D5" w:rsidRPr="007C1DDE" w:rsidDel="00671236">
          <w:rPr>
            <w:rFonts w:ascii="Times New Roman" w:hAnsi="Times New Roman" w:cs="Times New Roman"/>
          </w:rPr>
          <w:delText>.</w:delText>
        </w:r>
        <w:r w:rsidR="00A12638" w:rsidRPr="007C1DDE" w:rsidDel="00671236">
          <w:rPr>
            <w:rFonts w:ascii="Times New Roman" w:hAnsi="Times New Roman" w:cs="Times New Roman"/>
          </w:rPr>
          <w:delText xml:space="preserve"> </w:delText>
        </w:r>
        <w:r w:rsidR="00C00B59" w:rsidRPr="007C1DDE" w:rsidDel="00671236">
          <w:rPr>
            <w:rFonts w:ascii="Times New Roman" w:hAnsi="Times New Roman" w:cs="Times New Roman"/>
          </w:rPr>
          <w:delText>(2013).</w:delText>
        </w:r>
        <w:r w:rsidR="00C00B59" w:rsidDel="00671236">
          <w:rPr>
            <w:rFonts w:ascii="Times New Roman" w:hAnsi="Times New Roman" w:cs="Times New Roman" w:hint="eastAsia"/>
          </w:rPr>
          <w:delText xml:space="preserve"> </w:delText>
        </w:r>
        <w:r w:rsidR="002B10D5" w:rsidRPr="007C1DDE" w:rsidDel="00671236">
          <w:rPr>
            <w:rFonts w:ascii="Times New Roman" w:hAnsi="Times New Roman" w:cs="Times New Roman"/>
          </w:rPr>
          <w:delText xml:space="preserve">The </w:delText>
        </w:r>
        <w:r w:rsidR="00504F7B" w:rsidRPr="007C1DDE" w:rsidDel="00671236">
          <w:rPr>
            <w:rFonts w:ascii="Times New Roman" w:hAnsi="Times New Roman" w:cs="Times New Roman"/>
          </w:rPr>
          <w:delText xml:space="preserve">larger </w:delText>
        </w:r>
        <w:r w:rsidR="00A12638" w:rsidRPr="007C1DDE" w:rsidDel="00671236">
          <w:rPr>
            <w:rFonts w:ascii="Times New Roman" w:hAnsi="Times New Roman" w:cs="Times New Roman"/>
          </w:rPr>
          <w:delText>population</w:delText>
        </w:r>
        <w:r w:rsidR="00504F7B" w:rsidRPr="007C1DDE" w:rsidDel="00671236">
          <w:rPr>
            <w:rFonts w:ascii="Times New Roman" w:hAnsi="Times New Roman" w:cs="Times New Roman"/>
          </w:rPr>
          <w:delText xml:space="preserve"> </w:delText>
        </w:r>
        <w:r w:rsidR="00A12638" w:rsidRPr="007C1DDE" w:rsidDel="00671236">
          <w:rPr>
            <w:rFonts w:ascii="Times New Roman" w:hAnsi="Times New Roman" w:cs="Times New Roman"/>
          </w:rPr>
          <w:delText>with</w:delText>
        </w:r>
        <w:r w:rsidR="00504F7B" w:rsidRPr="007C1DDE" w:rsidDel="00671236">
          <w:rPr>
            <w:rFonts w:ascii="Times New Roman" w:hAnsi="Times New Roman" w:cs="Times New Roman"/>
          </w:rPr>
          <w:delText xml:space="preserve"> broader </w:delText>
        </w:r>
        <w:r w:rsidR="00A12638" w:rsidRPr="007C1DDE" w:rsidDel="00671236">
          <w:rPr>
            <w:rFonts w:ascii="Times New Roman" w:hAnsi="Times New Roman" w:cs="Times New Roman"/>
          </w:rPr>
          <w:delText>genetic variation</w:delText>
        </w:r>
        <w:r w:rsidR="00504F7B" w:rsidRPr="007C1DDE" w:rsidDel="00671236">
          <w:rPr>
            <w:rFonts w:ascii="Times New Roman" w:hAnsi="Times New Roman" w:cs="Times New Roman"/>
          </w:rPr>
          <w:delText xml:space="preserve"> </w:delText>
        </w:r>
        <w:r w:rsidR="00771B6A" w:rsidDel="00671236">
          <w:rPr>
            <w:rFonts w:ascii="Times New Roman" w:hAnsi="Times New Roman" w:cs="Times New Roman"/>
          </w:rPr>
          <w:delText>is</w:delText>
        </w:r>
        <w:r w:rsidR="00504F7B" w:rsidRPr="007C1DDE" w:rsidDel="00671236">
          <w:rPr>
            <w:rFonts w:ascii="Times New Roman" w:hAnsi="Times New Roman" w:cs="Times New Roman"/>
          </w:rPr>
          <w:delText xml:space="preserve"> more representative of the natural variations</w:delText>
        </w:r>
        <w:r w:rsidR="00A12638" w:rsidRPr="007C1DDE" w:rsidDel="00671236">
          <w:rPr>
            <w:rFonts w:ascii="Times New Roman" w:hAnsi="Times New Roman" w:cs="Times New Roman"/>
          </w:rPr>
          <w:delText xml:space="preserve"> and more powerful to detect the effect of the minor alleles</w:delText>
        </w:r>
        <w:r w:rsidR="00504F7B" w:rsidRPr="007C1DDE" w:rsidDel="00671236">
          <w:rPr>
            <w:rFonts w:ascii="Times New Roman" w:hAnsi="Times New Roman" w:cs="Times New Roman"/>
          </w:rPr>
          <w:delText xml:space="preserve">. Secondly, the phenotyping process and experimental environments may </w:delText>
        </w:r>
        <w:r w:rsidR="00A12638" w:rsidRPr="007C1DDE" w:rsidDel="00671236">
          <w:rPr>
            <w:rFonts w:ascii="Times New Roman" w:hAnsi="Times New Roman" w:cs="Times New Roman"/>
          </w:rPr>
          <w:delText xml:space="preserve">have some </w:delText>
        </w:r>
        <w:r w:rsidR="00504F7B" w:rsidRPr="007C1DDE" w:rsidDel="00671236">
          <w:rPr>
            <w:rFonts w:ascii="Times New Roman" w:hAnsi="Times New Roman" w:cs="Times New Roman"/>
          </w:rPr>
          <w:delText>contribut</w:delText>
        </w:r>
        <w:r w:rsidR="00FC2188" w:rsidRPr="007C1DDE" w:rsidDel="00671236">
          <w:rPr>
            <w:rFonts w:ascii="Times New Roman" w:hAnsi="Times New Roman" w:cs="Times New Roman"/>
          </w:rPr>
          <w:delText>ion</w:delText>
        </w:r>
        <w:r w:rsidR="0042236F" w:rsidRPr="007C1DDE" w:rsidDel="00671236">
          <w:rPr>
            <w:rFonts w:ascii="Times New Roman" w:hAnsi="Times New Roman" w:cs="Times New Roman"/>
          </w:rPr>
          <w:delText xml:space="preserve"> to the difference because PHS is easily affected by environmental factors. Thirdly, as Liu et al</w:delText>
        </w:r>
        <w:r w:rsidR="00FC2188" w:rsidRPr="007C1DDE" w:rsidDel="00671236">
          <w:rPr>
            <w:rFonts w:ascii="Times New Roman" w:hAnsi="Times New Roman" w:cs="Times New Roman"/>
          </w:rPr>
          <w:delText>.</w:delText>
        </w:r>
        <w:r w:rsidR="0042236F" w:rsidRPr="007C1DDE" w:rsidDel="00671236">
          <w:rPr>
            <w:rFonts w:ascii="Times New Roman" w:hAnsi="Times New Roman" w:cs="Times New Roman"/>
          </w:rPr>
          <w:delText xml:space="preserve"> discussed in their report, the promoter variation might have </w:delText>
        </w:r>
        <w:r w:rsidR="002C4499" w:rsidRPr="007C1DDE" w:rsidDel="00671236">
          <w:rPr>
            <w:rFonts w:ascii="Times New Roman" w:hAnsi="Times New Roman" w:cs="Times New Roman"/>
          </w:rPr>
          <w:delText xml:space="preserve">quantitative effect on seed dormancy whereas the coding region mutations have qualitative effect on </w:delText>
        </w:r>
        <w:r w:rsidR="00771B6A" w:rsidDel="00671236">
          <w:rPr>
            <w:rFonts w:ascii="Times New Roman" w:hAnsi="Times New Roman" w:cs="Times New Roman"/>
          </w:rPr>
          <w:delText>it</w:delText>
        </w:r>
        <w:r w:rsidR="00FC2188" w:rsidRPr="007C1DDE" w:rsidDel="00671236">
          <w:rPr>
            <w:rFonts w:ascii="Times New Roman" w:hAnsi="Times New Roman" w:cs="Times New Roman"/>
          </w:rPr>
          <w:delText xml:space="preserve"> </w:delText>
        </w:r>
        <w:r w:rsidR="00FC2188" w:rsidRPr="007C1DDE" w:rsidDel="00671236">
          <w:rPr>
            <w:rFonts w:ascii="Times New Roman" w:hAnsi="Times New Roman" w:cs="Times New Roman"/>
          </w:rPr>
          <w:fldChar w:fldCharType="begin">
            <w:fldData xml:space="preserve">PEVuZE5vdGU+PENpdGU+PEF1dGhvcj5MaXU8L0F1dGhvcj48WWVhcj4yMDEzPC9ZZWFyPjxSZWNO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</w:fldData>
          </w:fldChar>
        </w:r>
        <w:r w:rsidR="001D264F" w:rsidDel="00671236">
          <w:rPr>
            <w:rFonts w:ascii="Times New Roman" w:hAnsi="Times New Roman" w:cs="Times New Roman"/>
          </w:rPr>
          <w:delInstrText xml:space="preserve"> ADDIN EN.CITE </w:delInstrText>
        </w:r>
        <w:r w:rsidR="001D264F" w:rsidDel="00671236">
          <w:rPr>
            <w:rFonts w:ascii="Times New Roman" w:hAnsi="Times New Roman" w:cs="Times New Roman"/>
          </w:rPr>
          <w:fldChar w:fldCharType="begin">
            <w:fldData xml:space="preserve">PEVuZE5vdGU+PENpdGU+PEF1dGhvcj5MaXU8L0F1dGhvcj48WWVhcj4yMDEzPC9ZZWFyPjxSZWNO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</w:fldData>
          </w:fldChar>
        </w:r>
        <w:r w:rsidR="001D264F" w:rsidDel="00671236">
          <w:rPr>
            <w:rFonts w:ascii="Times New Roman" w:hAnsi="Times New Roman" w:cs="Times New Roman"/>
          </w:rPr>
          <w:delInstrText xml:space="preserve"> ADDIN EN.CITE.DATA </w:delInstrText>
        </w:r>
        <w:r w:rsidR="001D264F" w:rsidDel="00671236">
          <w:rPr>
            <w:rFonts w:ascii="Times New Roman" w:hAnsi="Times New Roman" w:cs="Times New Roman"/>
          </w:rPr>
        </w:r>
        <w:r w:rsidR="001D264F" w:rsidDel="00671236">
          <w:rPr>
            <w:rFonts w:ascii="Times New Roman" w:hAnsi="Times New Roman" w:cs="Times New Roman"/>
          </w:rPr>
          <w:fldChar w:fldCharType="end"/>
        </w:r>
        <w:r w:rsidR="00FC2188" w:rsidRPr="007C1DDE" w:rsidDel="00671236">
          <w:rPr>
            <w:rFonts w:ascii="Times New Roman" w:hAnsi="Times New Roman" w:cs="Times New Roman"/>
          </w:rPr>
        </w:r>
        <w:r w:rsidR="00FC2188" w:rsidRPr="007C1DDE" w:rsidDel="00671236">
          <w:rPr>
            <w:rFonts w:ascii="Times New Roman" w:hAnsi="Times New Roman" w:cs="Times New Roman"/>
          </w:rPr>
          <w:fldChar w:fldCharType="separate"/>
        </w:r>
        <w:r w:rsidR="001D264F" w:rsidDel="00671236">
          <w:rPr>
            <w:rFonts w:ascii="Times New Roman" w:hAnsi="Times New Roman" w:cs="Times New Roman"/>
            <w:noProof/>
          </w:rPr>
          <w:delText>(</w:delText>
        </w:r>
        <w:r w:rsidR="001D264F" w:rsidRPr="001D264F" w:rsidDel="00671236">
          <w:rPr>
            <w:rFonts w:ascii="Times New Roman" w:hAnsi="Times New Roman" w:cs="Times New Roman"/>
            <w:smallCaps/>
            <w:noProof/>
          </w:rPr>
          <w:delText>Liu</w:delText>
        </w:r>
        <w:r w:rsidR="001D264F" w:rsidRPr="001D264F" w:rsidDel="00671236">
          <w:rPr>
            <w:rFonts w:ascii="Times New Roman" w:hAnsi="Times New Roman" w:cs="Times New Roman"/>
            <w:i/>
            <w:noProof/>
          </w:rPr>
          <w:delText xml:space="preserve"> et al.</w:delText>
        </w:r>
        <w:r w:rsidR="001D264F" w:rsidDel="00671236">
          <w:rPr>
            <w:rFonts w:ascii="Times New Roman" w:hAnsi="Times New Roman" w:cs="Times New Roman"/>
            <w:noProof/>
          </w:rPr>
          <w:delText xml:space="preserve"> 2013)</w:delText>
        </w:r>
        <w:r w:rsidR="00FC2188" w:rsidRPr="007C1DDE" w:rsidDel="00671236">
          <w:rPr>
            <w:rFonts w:ascii="Times New Roman" w:hAnsi="Times New Roman" w:cs="Times New Roman"/>
          </w:rPr>
          <w:fldChar w:fldCharType="end"/>
        </w:r>
        <w:r w:rsidR="002C4499" w:rsidRPr="007C1DDE" w:rsidDel="00671236">
          <w:rPr>
            <w:rFonts w:ascii="Times New Roman" w:hAnsi="Times New Roman" w:cs="Times New Roman"/>
          </w:rPr>
          <w:delText xml:space="preserve">. This kind of quantitative effect </w:delText>
        </w:r>
        <w:r w:rsidR="00FC2188" w:rsidRPr="007C1DDE" w:rsidDel="00671236">
          <w:rPr>
            <w:rFonts w:ascii="Times New Roman" w:hAnsi="Times New Roman" w:cs="Times New Roman"/>
          </w:rPr>
          <w:delText xml:space="preserve">in the promoter mutation </w:delText>
        </w:r>
        <w:r w:rsidR="002C4499" w:rsidRPr="007C1DDE" w:rsidDel="00671236">
          <w:rPr>
            <w:rFonts w:ascii="Times New Roman" w:hAnsi="Times New Roman" w:cs="Times New Roman"/>
          </w:rPr>
          <w:delText xml:space="preserve">is not easy to detect with a small association analysis panel </w:delText>
        </w:r>
        <w:r w:rsidR="00771B6A" w:rsidDel="00671236">
          <w:rPr>
            <w:rFonts w:ascii="Times New Roman" w:hAnsi="Times New Roman" w:cs="Times New Roman"/>
          </w:rPr>
          <w:delText xml:space="preserve">used </w:delText>
        </w:r>
        <w:r w:rsidR="002C4499" w:rsidRPr="007C1DDE" w:rsidDel="00671236">
          <w:rPr>
            <w:rFonts w:ascii="Times New Roman" w:hAnsi="Times New Roman" w:cs="Times New Roman"/>
          </w:rPr>
          <w:delText xml:space="preserve">in </w:delText>
        </w:r>
        <w:r w:rsidR="00FC2188" w:rsidRPr="007C1DDE" w:rsidDel="00671236">
          <w:rPr>
            <w:rFonts w:ascii="Times New Roman" w:hAnsi="Times New Roman" w:cs="Times New Roman"/>
          </w:rPr>
          <w:delText xml:space="preserve">their </w:delText>
        </w:r>
        <w:r w:rsidR="002C4499" w:rsidRPr="007C1DDE" w:rsidDel="00671236">
          <w:rPr>
            <w:rFonts w:ascii="Times New Roman" w:hAnsi="Times New Roman" w:cs="Times New Roman"/>
          </w:rPr>
          <w:delText xml:space="preserve">research. </w:delText>
        </w:r>
      </w:del>
    </w:p>
    <w:p w14:paraId="686215B7" w14:textId="3BD5623A" w:rsidR="00A6347F" w:rsidRPr="007C1DDE" w:rsidRDefault="00C23FE1">
      <w:pPr>
        <w:tabs>
          <w:tab w:val="left" w:pos="2835"/>
          <w:tab w:val="left" w:pos="2977"/>
          <w:tab w:val="left" w:pos="3402"/>
        </w:tabs>
        <w:ind w:rightChars="345" w:right="828"/>
        <w:contextualSpacing/>
        <w:rPr>
          <w:rFonts w:ascii="Times New Roman" w:hAnsi="Times New Roman" w:cs="Times New Roman"/>
        </w:rPr>
        <w:pPrChange w:id="254" w:author="Mycorn Shao" w:date="2016-10-12T22:21:00Z">
          <w:pPr>
            <w:tabs>
              <w:tab w:val="left" w:pos="2835"/>
              <w:tab w:val="left" w:pos="2977"/>
              <w:tab w:val="left" w:pos="3402"/>
            </w:tabs>
            <w:ind w:rightChars="345" w:right="828" w:hanging="1"/>
            <w:contextualSpacing/>
          </w:pPr>
        </w:pPrChange>
      </w:pPr>
      <w:del w:id="255" w:author="Mycorn Shao" w:date="2016-10-12T22:20:00Z">
        <w:r w:rsidDel="00671236">
          <w:rPr>
            <w:rFonts w:ascii="Times New Roman" w:hAnsi="Times New Roman" w:cs="Times New Roman" w:hint="eastAsia"/>
          </w:rPr>
          <w:delText xml:space="preserve">    </w:delText>
        </w:r>
      </w:del>
      <w:r w:rsidR="00E84547">
        <w:rPr>
          <w:rFonts w:ascii="Times New Roman" w:hAnsi="Times New Roman" w:cs="Times New Roman" w:hint="eastAsia"/>
        </w:rPr>
        <w:t xml:space="preserve">Beside our </w:t>
      </w:r>
      <w:del w:id="256" w:author="Mycorn Shao" w:date="2016-10-12T22:13:00Z">
        <w:r w:rsidR="00E84547" w:rsidDel="00671236">
          <w:rPr>
            <w:rFonts w:ascii="Times New Roman" w:hAnsi="Times New Roman" w:cs="Times New Roman" w:hint="eastAsia"/>
          </w:rPr>
          <w:delText xml:space="preserve">research </w:delText>
        </w:r>
      </w:del>
      <w:ins w:id="257" w:author="Mycorn Shao" w:date="2016-10-12T22:13:00Z">
        <w:r w:rsidR="00671236">
          <w:rPr>
            <w:rFonts w:ascii="Times New Roman" w:hAnsi="Times New Roman" w:cs="Times New Roman" w:hint="eastAsia"/>
          </w:rPr>
          <w:t xml:space="preserve">detection of the significant </w:t>
        </w:r>
      </w:ins>
      <w:ins w:id="258" w:author="Mycorn Shao" w:date="2016-10-12T22:14:00Z">
        <w:r w:rsidR="00671236">
          <w:rPr>
            <w:rFonts w:ascii="Times New Roman" w:hAnsi="Times New Roman" w:cs="Times New Roman" w:hint="eastAsia"/>
          </w:rPr>
          <w:t xml:space="preserve">the promoter mutation </w:t>
        </w:r>
      </w:ins>
      <w:ins w:id="259" w:author="Mycorn Shao" w:date="2016-10-12T22:13:00Z">
        <w:r w:rsidR="00671236">
          <w:rPr>
            <w:rFonts w:ascii="Times New Roman" w:hAnsi="Times New Roman" w:cs="Times New Roman" w:hint="eastAsia"/>
          </w:rPr>
          <w:t xml:space="preserve">effect on PHS, </w:t>
        </w:r>
      </w:ins>
      <w:del w:id="260" w:author="Mycorn Shao" w:date="2016-10-12T22:13:00Z">
        <w:r w:rsidR="00E84547" w:rsidDel="00671236">
          <w:rPr>
            <w:rFonts w:ascii="Times New Roman" w:hAnsi="Times New Roman" w:cs="Times New Roman" w:hint="eastAsia"/>
          </w:rPr>
          <w:delText>result,</w:delText>
        </w:r>
        <w:r w:rsidR="00E84547" w:rsidRPr="00E84547" w:rsidDel="00671236">
          <w:rPr>
            <w:rFonts w:ascii="Times New Roman" w:hAnsi="Times New Roman" w:cs="Times New Roman"/>
            <w:smallCaps/>
            <w:noProof/>
            <w:color w:val="141413"/>
            <w:kern w:val="0"/>
          </w:rPr>
          <w:delText xml:space="preserve"> </w:delText>
        </w:r>
      </w:del>
      <w:r w:rsidR="00E84547" w:rsidRPr="001D264F">
        <w:rPr>
          <w:rFonts w:ascii="Times New Roman" w:hAnsi="Times New Roman" w:cs="Times New Roman"/>
          <w:smallCaps/>
          <w:noProof/>
          <w:color w:val="141413"/>
          <w:kern w:val="0"/>
        </w:rPr>
        <w:t>Chono</w:t>
      </w:r>
      <w:r w:rsidR="00E84547" w:rsidRPr="001D264F">
        <w:rPr>
          <w:rFonts w:ascii="Times New Roman" w:hAnsi="Times New Roman" w:cs="Times New Roman"/>
          <w:i/>
          <w:noProof/>
          <w:color w:val="141413"/>
          <w:kern w:val="0"/>
        </w:rPr>
        <w:t xml:space="preserve"> et al.</w:t>
      </w:r>
      <w:r w:rsidR="00E84547">
        <w:rPr>
          <w:rFonts w:ascii="Times New Roman" w:hAnsi="Times New Roman" w:cs="Times New Roman" w:hint="eastAsia"/>
          <w:i/>
          <w:noProof/>
          <w:color w:val="141413"/>
          <w:kern w:val="0"/>
        </w:rPr>
        <w:t xml:space="preserve"> </w:t>
      </w:r>
      <w:r w:rsidR="00E84547" w:rsidRPr="00CC1BFE">
        <w:rPr>
          <w:rFonts w:ascii="Times New Roman" w:hAnsi="Times New Roman" w:cs="Times New Roman"/>
          <w:noProof/>
          <w:color w:val="141413"/>
          <w:kern w:val="0"/>
        </w:rPr>
        <w:t>(2015)</w:t>
      </w:r>
      <w:r w:rsidR="00E84547">
        <w:rPr>
          <w:rFonts w:ascii="Times New Roman" w:hAnsi="Times New Roman" w:cs="Times New Roman" w:hint="eastAsia"/>
          <w:noProof/>
          <w:color w:val="141413"/>
          <w:kern w:val="0"/>
        </w:rPr>
        <w:t xml:space="preserve"> also validated </w:t>
      </w:r>
      <w:r w:rsidR="00E77D33" w:rsidRPr="007C1DDE">
        <w:rPr>
          <w:rFonts w:ascii="Times New Roman" w:hAnsi="Times New Roman" w:cs="Times New Roman"/>
        </w:rPr>
        <w:t>t</w:t>
      </w:r>
      <w:r w:rsidR="00A6347F" w:rsidRPr="007C1DDE">
        <w:rPr>
          <w:rFonts w:ascii="Times New Roman" w:hAnsi="Times New Roman" w:cs="Times New Roman"/>
        </w:rPr>
        <w:t xml:space="preserve">he </w:t>
      </w:r>
      <w:r w:rsidR="00E84547">
        <w:rPr>
          <w:rFonts w:ascii="Times New Roman" w:hAnsi="Times New Roman" w:cs="Times New Roman" w:hint="eastAsia"/>
        </w:rPr>
        <w:t xml:space="preserve">significant </w:t>
      </w:r>
      <w:r w:rsidR="00A6347F" w:rsidRPr="007C1DDE">
        <w:rPr>
          <w:rFonts w:ascii="Times New Roman" w:hAnsi="Times New Roman" w:cs="Times New Roman"/>
        </w:rPr>
        <w:t xml:space="preserve">effect </w:t>
      </w:r>
      <w:r w:rsidR="00E84547">
        <w:rPr>
          <w:rFonts w:ascii="Times New Roman" w:hAnsi="Times New Roman" w:cs="Times New Roman" w:hint="eastAsia"/>
        </w:rPr>
        <w:t xml:space="preserve">of </w:t>
      </w:r>
      <w:r w:rsidR="00E84547" w:rsidRPr="007C1DDE">
        <w:rPr>
          <w:rFonts w:ascii="Times New Roman" w:hAnsi="Times New Roman" w:cs="Times New Roman"/>
        </w:rPr>
        <w:t>promoter mutation</w:t>
      </w:r>
      <w:r w:rsidR="00E84547">
        <w:rPr>
          <w:rFonts w:ascii="Times New Roman" w:hAnsi="Times New Roman" w:cs="Times New Roman" w:hint="eastAsia"/>
        </w:rPr>
        <w:t xml:space="preserve"> SNP-222</w:t>
      </w:r>
      <w:r w:rsidR="00E84547" w:rsidRPr="007C1DDE">
        <w:rPr>
          <w:rFonts w:ascii="Times New Roman" w:hAnsi="Times New Roman" w:cs="Times New Roman"/>
        </w:rPr>
        <w:t xml:space="preserve"> </w:t>
      </w:r>
      <w:r w:rsidR="00A6347F" w:rsidRPr="007C1DDE">
        <w:rPr>
          <w:rFonts w:ascii="Times New Roman" w:hAnsi="Times New Roman" w:cs="Times New Roman"/>
        </w:rPr>
        <w:t xml:space="preserve">on seed dormancy with </w:t>
      </w:r>
      <w:r w:rsidR="00A6347F" w:rsidRPr="007C1DDE">
        <w:rPr>
          <w:rFonts w:ascii="Times New Roman" w:hAnsi="Times New Roman" w:cs="Times New Roman"/>
          <w:color w:val="141413"/>
          <w:kern w:val="0"/>
        </w:rPr>
        <w:t>324 Japanese wheat varieties</w:t>
      </w:r>
      <w:r w:rsidR="00A6347F" w:rsidRPr="007C1DDE">
        <w:rPr>
          <w:rFonts w:ascii="Times New Roman" w:hAnsi="Times New Roman" w:cs="Times New Roman"/>
        </w:rPr>
        <w:t xml:space="preserve"> collected from the major wheat production areas of Japan </w:t>
      </w:r>
      <w:del w:id="261" w:author="Mycorn Shao" w:date="2016-10-12T22:15:00Z">
        <w:r w:rsidR="00A6347F" w:rsidRPr="007C1DDE" w:rsidDel="00671236">
          <w:rPr>
            <w:rFonts w:ascii="Times New Roman" w:hAnsi="Times New Roman" w:cs="Times New Roman"/>
          </w:rPr>
          <w:delText>by</w:delText>
        </w:r>
        <w:r w:rsidR="00A6347F" w:rsidRPr="007C1DDE" w:rsidDel="00671236">
          <w:rPr>
            <w:rFonts w:ascii="Times New Roman" w:hAnsi="Times New Roman" w:cs="Times New Roman"/>
            <w:color w:val="141413"/>
            <w:kern w:val="0"/>
          </w:rPr>
          <w:delText xml:space="preserve"> a germination assay </w:delText>
        </w:r>
      </w:del>
      <w:r w:rsidR="00A6347F" w:rsidRPr="007C1DDE">
        <w:rPr>
          <w:rFonts w:ascii="Times New Roman" w:hAnsi="Times New Roman" w:cs="Times New Roman"/>
          <w:color w:val="141413"/>
          <w:kern w:val="0"/>
        </w:rPr>
        <w:t xml:space="preserve">in three </w:t>
      </w:r>
      <w:ins w:id="262" w:author="Mycorn Shao" w:date="2016-10-12T22:15:00Z">
        <w:r w:rsidR="00671236">
          <w:rPr>
            <w:rFonts w:ascii="Times New Roman" w:hAnsi="Times New Roman" w:cs="Times New Roman" w:hint="eastAsia"/>
            <w:color w:val="141413"/>
            <w:kern w:val="0"/>
          </w:rPr>
          <w:t xml:space="preserve">different </w:t>
        </w:r>
      </w:ins>
      <w:del w:id="263" w:author="Mycorn Shao" w:date="2016-10-12T22:15:00Z">
        <w:r w:rsidR="00A6347F" w:rsidRPr="007C1DDE" w:rsidDel="00671236">
          <w:rPr>
            <w:rFonts w:ascii="Times New Roman" w:hAnsi="Times New Roman" w:cs="Times New Roman"/>
            <w:color w:val="141413"/>
            <w:kern w:val="0"/>
          </w:rPr>
          <w:delText xml:space="preserve">wheat-growing </w:delText>
        </w:r>
      </w:del>
      <w:r w:rsidR="00A6347F" w:rsidRPr="007C1DDE">
        <w:rPr>
          <w:rFonts w:ascii="Times New Roman" w:hAnsi="Times New Roman" w:cs="Times New Roman"/>
          <w:color w:val="141413"/>
          <w:kern w:val="0"/>
        </w:rPr>
        <w:t>seasons</w:t>
      </w:r>
      <w:r w:rsidR="00771B6A">
        <w:rPr>
          <w:rFonts w:ascii="Times New Roman" w:hAnsi="Times New Roman" w:cs="Times New Roman"/>
          <w:color w:val="141413"/>
          <w:kern w:val="0"/>
        </w:rPr>
        <w:t xml:space="preserve"> </w:t>
      </w:r>
      <w:r w:rsidR="00771B6A" w:rsidRPr="007C1DDE">
        <w:rPr>
          <w:rFonts w:ascii="Times New Roman" w:hAnsi="Times New Roman" w:cs="Times New Roman"/>
          <w:color w:val="141413"/>
          <w:kern w:val="0"/>
        </w:rPr>
        <w:fldChar w:fldCharType="begin">
          <w:fldData xml:space="preserve">PEVuZE5vdGU+PENpdGU+PEF1dGhvcj5DaG9ubzwvQXV0aG9yPjxZZWFyPjIwMTU8L1llYXI+PFJl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</w:fldData>
        </w:fldChar>
      </w:r>
      <w:r w:rsidR="001D264F">
        <w:rPr>
          <w:rFonts w:ascii="Times New Roman" w:hAnsi="Times New Roman" w:cs="Times New Roman"/>
          <w:color w:val="141413"/>
          <w:kern w:val="0"/>
        </w:rPr>
        <w:instrText xml:space="preserve"> ADDIN EN.CITE </w:instrText>
      </w:r>
      <w:r w:rsidR="001D264F">
        <w:rPr>
          <w:rFonts w:ascii="Times New Roman" w:hAnsi="Times New Roman" w:cs="Times New Roman"/>
          <w:color w:val="141413"/>
          <w:kern w:val="0"/>
        </w:rPr>
        <w:fldChar w:fldCharType="begin">
          <w:fldData xml:space="preserve">PEVuZE5vdGU+PENpdGU+PEF1dGhvcj5DaG9ubzwvQXV0aG9yPjxZZWFyPjIwMTU8L1llYXI+PFJl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</w:fldData>
        </w:fldChar>
      </w:r>
      <w:r w:rsidR="001D264F">
        <w:rPr>
          <w:rFonts w:ascii="Times New Roman" w:hAnsi="Times New Roman" w:cs="Times New Roman"/>
          <w:color w:val="141413"/>
          <w:kern w:val="0"/>
        </w:rPr>
        <w:instrText xml:space="preserve"> ADDIN EN.CITE.DATA </w:instrText>
      </w:r>
      <w:r w:rsidR="001D264F">
        <w:rPr>
          <w:rFonts w:ascii="Times New Roman" w:hAnsi="Times New Roman" w:cs="Times New Roman"/>
          <w:color w:val="141413"/>
          <w:kern w:val="0"/>
        </w:rPr>
      </w:r>
      <w:r w:rsidR="001D264F">
        <w:rPr>
          <w:rFonts w:ascii="Times New Roman" w:hAnsi="Times New Roman" w:cs="Times New Roman"/>
          <w:color w:val="141413"/>
          <w:kern w:val="0"/>
        </w:rPr>
        <w:fldChar w:fldCharType="end"/>
      </w:r>
      <w:r w:rsidR="00771B6A" w:rsidRPr="007C1DDE">
        <w:rPr>
          <w:rFonts w:ascii="Times New Roman" w:hAnsi="Times New Roman" w:cs="Times New Roman"/>
          <w:color w:val="141413"/>
          <w:kern w:val="0"/>
        </w:rPr>
      </w:r>
      <w:r w:rsidR="00771B6A" w:rsidRPr="007C1DDE">
        <w:rPr>
          <w:rFonts w:ascii="Times New Roman" w:hAnsi="Times New Roman" w:cs="Times New Roman"/>
          <w:color w:val="141413"/>
          <w:kern w:val="0"/>
        </w:rPr>
        <w:fldChar w:fldCharType="separate"/>
      </w:r>
      <w:r w:rsidR="001D264F">
        <w:rPr>
          <w:rFonts w:ascii="Times New Roman" w:hAnsi="Times New Roman" w:cs="Times New Roman"/>
          <w:noProof/>
          <w:color w:val="141413"/>
          <w:kern w:val="0"/>
        </w:rPr>
        <w:t>(</w:t>
      </w:r>
      <w:r w:rsidR="001D264F" w:rsidRPr="001D264F">
        <w:rPr>
          <w:rFonts w:ascii="Times New Roman" w:hAnsi="Times New Roman" w:cs="Times New Roman"/>
          <w:smallCaps/>
          <w:noProof/>
          <w:color w:val="141413"/>
          <w:kern w:val="0"/>
        </w:rPr>
        <w:t>Chono</w:t>
      </w:r>
      <w:r w:rsidR="001D264F" w:rsidRPr="001D264F">
        <w:rPr>
          <w:rFonts w:ascii="Times New Roman" w:hAnsi="Times New Roman" w:cs="Times New Roman"/>
          <w:i/>
          <w:noProof/>
          <w:color w:val="141413"/>
          <w:kern w:val="0"/>
        </w:rPr>
        <w:t xml:space="preserve"> et al.</w:t>
      </w:r>
      <w:r w:rsidR="001D264F">
        <w:rPr>
          <w:rFonts w:ascii="Times New Roman" w:hAnsi="Times New Roman" w:cs="Times New Roman"/>
          <w:noProof/>
          <w:color w:val="141413"/>
          <w:kern w:val="0"/>
        </w:rPr>
        <w:t xml:space="preserve"> 2015)</w:t>
      </w:r>
      <w:r w:rsidR="00771B6A" w:rsidRPr="007C1DDE">
        <w:rPr>
          <w:rFonts w:ascii="Times New Roman" w:hAnsi="Times New Roman" w:cs="Times New Roman"/>
          <w:color w:val="141413"/>
          <w:kern w:val="0"/>
        </w:rPr>
        <w:fldChar w:fldCharType="end"/>
      </w:r>
      <w:r w:rsidR="00A6347F" w:rsidRPr="007C1DDE">
        <w:rPr>
          <w:rFonts w:ascii="Times New Roman" w:hAnsi="Times New Roman" w:cs="Times New Roman"/>
          <w:color w:val="141413"/>
          <w:kern w:val="0"/>
        </w:rPr>
        <w:t xml:space="preserve">. On average, the varieties carrying the resistant allele </w:t>
      </w:r>
      <w:ins w:id="264" w:author="Mycorn Shao" w:date="2016-10-12T22:15:00Z">
        <w:r w:rsidR="00671236">
          <w:rPr>
            <w:rFonts w:ascii="Times New Roman" w:hAnsi="Times New Roman" w:cs="Times New Roman" w:hint="eastAsia"/>
            <w:color w:val="141413"/>
            <w:kern w:val="0"/>
          </w:rPr>
          <w:t xml:space="preserve">in promoter </w:t>
        </w:r>
      </w:ins>
      <w:r w:rsidR="00A6347F" w:rsidRPr="007C1DDE">
        <w:rPr>
          <w:rFonts w:ascii="Times New Roman" w:hAnsi="Times New Roman" w:cs="Times New Roman"/>
          <w:color w:val="141413"/>
          <w:kern w:val="0"/>
        </w:rPr>
        <w:t>showed stronger grain dormancy than the varieties carrying the susceptible allele</w:t>
      </w:r>
      <w:r w:rsidR="00E84547">
        <w:rPr>
          <w:rFonts w:ascii="Times New Roman" w:hAnsi="Times New Roman" w:cs="Times New Roman" w:hint="eastAsia"/>
          <w:color w:val="141413"/>
          <w:kern w:val="0"/>
        </w:rPr>
        <w:t xml:space="preserve"> in </w:t>
      </w:r>
      <w:r w:rsidR="00E84547">
        <w:rPr>
          <w:rFonts w:ascii="Times New Roman" w:hAnsi="Times New Roman" w:cs="Times New Roman"/>
          <w:color w:val="141413"/>
          <w:kern w:val="0"/>
        </w:rPr>
        <w:t>their</w:t>
      </w:r>
      <w:r w:rsidR="00E84547">
        <w:rPr>
          <w:rFonts w:ascii="Times New Roman" w:hAnsi="Times New Roman" w:cs="Times New Roman" w:hint="eastAsia"/>
          <w:color w:val="141413"/>
          <w:kern w:val="0"/>
        </w:rPr>
        <w:t xml:space="preserve"> report</w:t>
      </w:r>
      <w:r w:rsidR="00A6347F" w:rsidRPr="007C1DDE">
        <w:rPr>
          <w:rFonts w:ascii="Times New Roman" w:hAnsi="Times New Roman" w:cs="Times New Roman"/>
          <w:color w:val="141413"/>
          <w:kern w:val="0"/>
        </w:rPr>
        <w:t>.</w:t>
      </w:r>
      <w:r w:rsidR="00A6347F" w:rsidRPr="007C1DDE">
        <w:rPr>
          <w:rFonts w:ascii="Times New Roman" w:hAnsi="Times New Roman" w:cs="Times New Roman"/>
        </w:rPr>
        <w:t xml:space="preserve"> </w:t>
      </w:r>
    </w:p>
    <w:p w14:paraId="06958A41" w14:textId="5877E2F4" w:rsidR="002B10D5" w:rsidRPr="007C1DDE" w:rsidRDefault="00C23FE1" w:rsidP="006814D8">
      <w:pPr>
        <w:tabs>
          <w:tab w:val="left" w:pos="2835"/>
          <w:tab w:val="left" w:pos="2977"/>
          <w:tab w:val="left" w:pos="3402"/>
        </w:tabs>
        <w:ind w:rightChars="345" w:right="828" w:hanging="1"/>
        <w:contextualSpacing/>
        <w:rPr>
          <w:rFonts w:ascii="Times New Roman" w:hAnsi="Times New Roman" w:cs="Times New Roman"/>
        </w:rPr>
      </w:pPr>
      <w:r>
        <w:rPr>
          <w:rFonts w:ascii="Times New Roman" w:hAnsi="Times New Roman" w:cs="Times New Roman" w:hint="eastAsia"/>
        </w:rPr>
        <w:t xml:space="preserve">    </w:t>
      </w:r>
    </w:p>
    <w:p w14:paraId="25557717" w14:textId="77777777" w:rsidR="002B10D5" w:rsidRPr="007C1DDE" w:rsidDel="00A743DA" w:rsidRDefault="002B10D5" w:rsidP="006814D8">
      <w:pPr>
        <w:tabs>
          <w:tab w:val="left" w:pos="2835"/>
          <w:tab w:val="left" w:pos="2977"/>
          <w:tab w:val="left" w:pos="3402"/>
        </w:tabs>
        <w:ind w:rightChars="345" w:right="828" w:hanging="1"/>
        <w:contextualSpacing/>
        <w:rPr>
          <w:del w:id="265" w:author="Mycorn Shao" w:date="2016-10-12T22:23:00Z"/>
          <w:rFonts w:ascii="Times New Roman" w:hAnsi="Times New Roman" w:cs="Times New Roman"/>
          <w:b/>
        </w:rPr>
      </w:pPr>
    </w:p>
    <w:p w14:paraId="6D1174C4" w14:textId="34FD683C" w:rsidR="00E77D33" w:rsidRPr="007C1DDE" w:rsidRDefault="00E77D33">
      <w:pPr>
        <w:tabs>
          <w:tab w:val="left" w:pos="2835"/>
          <w:tab w:val="left" w:pos="2977"/>
          <w:tab w:val="left" w:pos="3402"/>
        </w:tabs>
        <w:ind w:rightChars="345" w:right="828"/>
        <w:contextualSpacing/>
        <w:rPr>
          <w:rFonts w:ascii="Times New Roman" w:hAnsi="Times New Roman" w:cs="Times New Roman"/>
          <w:b/>
        </w:rPr>
        <w:pPrChange w:id="266" w:author="Mycorn Shao" w:date="2016-10-12T22:23:00Z">
          <w:pPr>
            <w:tabs>
              <w:tab w:val="left" w:pos="2835"/>
              <w:tab w:val="left" w:pos="2977"/>
              <w:tab w:val="left" w:pos="3402"/>
            </w:tabs>
            <w:ind w:rightChars="345" w:right="828" w:hanging="1"/>
            <w:contextualSpacing/>
          </w:pPr>
        </w:pPrChange>
      </w:pPr>
      <w:r w:rsidRPr="007C1DDE">
        <w:rPr>
          <w:rFonts w:ascii="Times New Roman" w:hAnsi="Times New Roman" w:cs="Times New Roman"/>
          <w:b/>
        </w:rPr>
        <w:t xml:space="preserve">Haplotype analyses in association analysis panel </w:t>
      </w:r>
    </w:p>
    <w:p w14:paraId="001E4591" w14:textId="257B8E41" w:rsidR="00126541" w:rsidRDefault="003C0241" w:rsidP="006814D8">
      <w:pPr>
        <w:tabs>
          <w:tab w:val="left" w:pos="2835"/>
          <w:tab w:val="left" w:pos="2977"/>
          <w:tab w:val="left" w:pos="3402"/>
        </w:tabs>
        <w:autoSpaceDE w:val="0"/>
        <w:autoSpaceDN w:val="0"/>
        <w:adjustRightInd w:val="0"/>
        <w:ind w:rightChars="345" w:right="828" w:hanging="1"/>
        <w:contextualSpacing/>
        <w:rPr>
          <w:ins w:id="267" w:author="Mycorn Shao" w:date="2016-10-12T22:59:00Z"/>
          <w:rFonts w:ascii="Times New Roman" w:eastAsia="Times New Roman" w:hAnsi="Times New Roman" w:cs="Times New Roman" w:hint="eastAsia"/>
          <w:color w:val="000000"/>
        </w:rPr>
      </w:pPr>
      <w:r>
        <w:rPr>
          <w:rFonts w:ascii="Times New Roman" w:eastAsia="Times New Roman" w:hAnsi="Times New Roman" w:cs="Times New Roman"/>
          <w:color w:val="000000"/>
        </w:rPr>
        <w:t xml:space="preserve">Based on association </w:t>
      </w:r>
      <w:r w:rsidR="00A57F88">
        <w:rPr>
          <w:rFonts w:ascii="Times New Roman" w:eastAsia="Times New Roman" w:hAnsi="Times New Roman" w:cs="Times New Roman"/>
          <w:color w:val="000000"/>
        </w:rPr>
        <w:t>analysis</w:t>
      </w:r>
      <w:r w:rsidR="000704FE" w:rsidRPr="007C1DD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all </w:t>
      </w:r>
      <w:r w:rsidR="000704FE" w:rsidRPr="007C1DDE">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three reported casual </w:t>
      </w:r>
      <w:r w:rsidR="000704FE" w:rsidRPr="007C1DDE">
        <w:rPr>
          <w:rFonts w:ascii="Times New Roman" w:eastAsia="Times New Roman" w:hAnsi="Times New Roman" w:cs="Times New Roman"/>
          <w:color w:val="000000"/>
        </w:rPr>
        <w:t xml:space="preserve">mutations </w:t>
      </w:r>
      <w:r>
        <w:rPr>
          <w:rFonts w:ascii="Times New Roman" w:eastAsia="Times New Roman" w:hAnsi="Times New Roman" w:cs="Times New Roman"/>
          <w:color w:val="000000"/>
        </w:rPr>
        <w:t>were significantly associated with pre-harvest sprouting variance</w:t>
      </w:r>
      <w:r w:rsidR="000704FE" w:rsidRPr="007C1DDE">
        <w:rPr>
          <w:rFonts w:ascii="Times New Roman" w:eastAsia="Times New Roman" w:hAnsi="Times New Roman" w:cs="Times New Roman"/>
          <w:color w:val="000000"/>
        </w:rPr>
        <w:t xml:space="preserve">. </w:t>
      </w:r>
      <w:r w:rsidR="0040230D" w:rsidRPr="007C1DDE">
        <w:rPr>
          <w:rFonts w:ascii="Times New Roman" w:eastAsia="Times New Roman" w:hAnsi="Times New Roman" w:cs="Times New Roman"/>
          <w:color w:val="000000"/>
        </w:rPr>
        <w:t xml:space="preserve">To </w:t>
      </w:r>
      <w:r w:rsidR="00C00B59">
        <w:rPr>
          <w:rFonts w:ascii="Times New Roman" w:eastAsia="Times New Roman" w:hAnsi="Times New Roman" w:cs="Times New Roman" w:hint="eastAsia"/>
          <w:color w:val="000000"/>
        </w:rPr>
        <w:t xml:space="preserve">further </w:t>
      </w:r>
      <w:r w:rsidR="0040230D" w:rsidRPr="007C1DDE">
        <w:rPr>
          <w:rFonts w:ascii="Times New Roman" w:eastAsia="Times New Roman" w:hAnsi="Times New Roman" w:cs="Times New Roman"/>
          <w:color w:val="000000"/>
        </w:rPr>
        <w:t xml:space="preserve">investigate </w:t>
      </w:r>
      <w:r w:rsidR="00E56A76">
        <w:rPr>
          <w:rFonts w:ascii="Times New Roman" w:eastAsia="Times New Roman" w:hAnsi="Times New Roman" w:cs="Times New Roman"/>
          <w:color w:val="000000"/>
        </w:rPr>
        <w:t xml:space="preserve">the </w:t>
      </w:r>
      <w:r w:rsidR="00C00B59" w:rsidRPr="007C1DDE">
        <w:rPr>
          <w:rFonts w:ascii="Times New Roman" w:eastAsia="Times New Roman" w:hAnsi="Times New Roman" w:cs="Times New Roman"/>
          <w:color w:val="000000"/>
        </w:rPr>
        <w:t>effect</w:t>
      </w:r>
      <w:r w:rsidR="00C00B59" w:rsidDel="00C00B59">
        <w:rPr>
          <w:rFonts w:ascii="Times New Roman" w:eastAsia="Times New Roman" w:hAnsi="Times New Roman" w:cs="Times New Roman"/>
          <w:color w:val="000000"/>
        </w:rPr>
        <w:t xml:space="preserve"> </w:t>
      </w:r>
      <w:r w:rsidR="00C00B59">
        <w:rPr>
          <w:rFonts w:ascii="Times New Roman" w:eastAsia="Times New Roman" w:hAnsi="Times New Roman" w:cs="Times New Roman" w:hint="eastAsia"/>
          <w:color w:val="000000"/>
        </w:rPr>
        <w:t xml:space="preserve">of </w:t>
      </w:r>
      <w:r w:rsidR="00C00B59">
        <w:rPr>
          <w:rFonts w:ascii="Times New Roman" w:eastAsia="Times New Roman" w:hAnsi="Times New Roman" w:cs="Times New Roman"/>
          <w:color w:val="000000"/>
        </w:rPr>
        <w:t>different</w:t>
      </w:r>
      <w:r w:rsidR="00C00B59">
        <w:rPr>
          <w:rFonts w:ascii="Times New Roman" w:eastAsia="Times New Roman" w:hAnsi="Times New Roman" w:cs="Times New Roman" w:hint="eastAsia"/>
          <w:color w:val="000000"/>
        </w:rPr>
        <w:t xml:space="preserve"> </w:t>
      </w:r>
      <w:r w:rsidR="00C00B59">
        <w:rPr>
          <w:rFonts w:ascii="Times New Roman" w:eastAsia="Times New Roman" w:hAnsi="Times New Roman" w:cs="Times New Roman"/>
          <w:color w:val="000000"/>
        </w:rPr>
        <w:t>combinations</w:t>
      </w:r>
      <w:r w:rsidR="0040230D" w:rsidRPr="007C1DDE">
        <w:rPr>
          <w:rFonts w:ascii="Times New Roman" w:eastAsia="Times New Roman" w:hAnsi="Times New Roman" w:cs="Times New Roman"/>
          <w:color w:val="000000"/>
        </w:rPr>
        <w:t xml:space="preserve"> of </w:t>
      </w:r>
      <w:r w:rsidR="001709AA" w:rsidRPr="007C1DDE">
        <w:rPr>
          <w:rFonts w:ascii="Times New Roman" w:eastAsia="Times New Roman" w:hAnsi="Times New Roman" w:cs="Times New Roman"/>
          <w:color w:val="000000"/>
        </w:rPr>
        <w:t>these</w:t>
      </w:r>
      <w:r w:rsidR="00C00B59">
        <w:rPr>
          <w:rFonts w:ascii="Times New Roman" w:eastAsia="Times New Roman" w:hAnsi="Times New Roman" w:cs="Times New Roman" w:hint="eastAsia"/>
          <w:color w:val="000000"/>
        </w:rPr>
        <w:t xml:space="preserve"> </w:t>
      </w:r>
      <w:r w:rsidR="0040230D" w:rsidRPr="007C1DDE">
        <w:rPr>
          <w:rFonts w:ascii="Times New Roman" w:eastAsia="Times New Roman" w:hAnsi="Times New Roman" w:cs="Times New Roman"/>
          <w:color w:val="000000"/>
        </w:rPr>
        <w:t>mutations</w:t>
      </w:r>
      <w:r>
        <w:rPr>
          <w:rFonts w:ascii="Times New Roman" w:eastAsia="Times New Roman" w:hAnsi="Times New Roman" w:cs="Times New Roman"/>
          <w:color w:val="000000"/>
        </w:rPr>
        <w:t>,</w:t>
      </w:r>
      <w:r w:rsidR="0040230D" w:rsidRPr="007C1DDE">
        <w:rPr>
          <w:rFonts w:ascii="Times New Roman" w:eastAsia="Times New Roman" w:hAnsi="Times New Roman" w:cs="Times New Roman"/>
          <w:color w:val="000000"/>
        </w:rPr>
        <w:t xml:space="preserve"> haplotype analys</w:t>
      </w:r>
      <w:r w:rsidR="00E56A76">
        <w:rPr>
          <w:rFonts w:ascii="Times New Roman" w:eastAsia="Times New Roman" w:hAnsi="Times New Roman" w:cs="Times New Roman"/>
          <w:color w:val="000000"/>
        </w:rPr>
        <w:t>e</w:t>
      </w:r>
      <w:r w:rsidR="0040230D" w:rsidRPr="007C1DDE">
        <w:rPr>
          <w:rFonts w:ascii="Times New Roman" w:eastAsia="Times New Roman" w:hAnsi="Times New Roman" w:cs="Times New Roman"/>
          <w:color w:val="000000"/>
        </w:rPr>
        <w:t>s</w:t>
      </w:r>
      <w:r w:rsidR="00AE70FA">
        <w:rPr>
          <w:rFonts w:ascii="Times New Roman" w:eastAsia="Times New Roman" w:hAnsi="Times New Roman" w:cs="Times New Roman" w:hint="eastAsia"/>
          <w:color w:val="000000"/>
        </w:rPr>
        <w:t xml:space="preserve"> </w:t>
      </w:r>
      <w:r w:rsidR="00AE70FA" w:rsidRPr="007C1DDE">
        <w:rPr>
          <w:rFonts w:ascii="Times New Roman" w:eastAsia="Times New Roman" w:hAnsi="Times New Roman" w:cs="Times New Roman"/>
          <w:color w:val="000000"/>
        </w:rPr>
        <w:t>we</w:t>
      </w:r>
      <w:r w:rsidR="00AE70FA">
        <w:rPr>
          <w:rFonts w:ascii="Times New Roman" w:eastAsia="Times New Roman" w:hAnsi="Times New Roman" w:cs="Times New Roman" w:hint="eastAsia"/>
          <w:color w:val="000000"/>
        </w:rPr>
        <w:t>re</w:t>
      </w:r>
      <w:r w:rsidR="00AE70FA" w:rsidRPr="007C1DDE">
        <w:rPr>
          <w:rFonts w:ascii="Times New Roman" w:eastAsia="Times New Roman" w:hAnsi="Times New Roman" w:cs="Times New Roman"/>
          <w:color w:val="000000"/>
        </w:rPr>
        <w:t xml:space="preserve"> carried out</w:t>
      </w:r>
      <w:r>
        <w:rPr>
          <w:rFonts w:ascii="Times New Roman" w:eastAsia="Times New Roman" w:hAnsi="Times New Roman" w:cs="Times New Roman"/>
          <w:color w:val="000000"/>
        </w:rPr>
        <w:t xml:space="preserve"> to compare the phenotypic effect among </w:t>
      </w:r>
      <w:ins w:id="268" w:author="Mycorn Shao" w:date="2016-10-12T23:03:00Z">
        <w:r w:rsidR="00562E39">
          <w:rPr>
            <w:rFonts w:ascii="Times New Roman" w:eastAsia="Times New Roman" w:hAnsi="Times New Roman" w:cs="Times New Roman" w:hint="eastAsia"/>
            <w:color w:val="000000"/>
          </w:rPr>
          <w:t xml:space="preserve">different </w:t>
        </w:r>
      </w:ins>
      <w:r>
        <w:rPr>
          <w:rFonts w:ascii="Times New Roman" w:eastAsia="Times New Roman" w:hAnsi="Times New Roman" w:cs="Times New Roman"/>
          <w:color w:val="000000"/>
        </w:rPr>
        <w:t>haplotypes</w:t>
      </w:r>
      <w:r w:rsidR="0040230D" w:rsidRPr="007C1DDE">
        <w:rPr>
          <w:rFonts w:ascii="Times New Roman" w:eastAsia="Times New Roman" w:hAnsi="Times New Roman" w:cs="Times New Roman"/>
          <w:color w:val="000000"/>
        </w:rPr>
        <w:t xml:space="preserve">. </w:t>
      </w:r>
      <w:ins w:id="269" w:author="Mycorn Shao" w:date="2016-10-12T22:53:00Z">
        <w:r w:rsidR="00126541">
          <w:rPr>
            <w:rFonts w:ascii="Times New Roman" w:eastAsia="Times New Roman" w:hAnsi="Times New Roman" w:cs="Times New Roman" w:hint="eastAsia"/>
            <w:color w:val="000000"/>
          </w:rPr>
          <w:t>Co</w:t>
        </w:r>
      </w:ins>
      <w:ins w:id="270" w:author="Mycorn Shao" w:date="2016-10-12T22:54:00Z">
        <w:r w:rsidR="00126541">
          <w:rPr>
            <w:rFonts w:ascii="Times New Roman" w:eastAsia="Times New Roman" w:hAnsi="Times New Roman" w:cs="Times New Roman" w:hint="eastAsia"/>
            <w:color w:val="000000"/>
          </w:rPr>
          <w:t>m</w:t>
        </w:r>
      </w:ins>
      <w:ins w:id="271" w:author="Mycorn Shao" w:date="2016-10-12T22:53:00Z">
        <w:r w:rsidR="00126541">
          <w:rPr>
            <w:rFonts w:ascii="Times New Roman" w:eastAsia="Times New Roman" w:hAnsi="Times New Roman" w:cs="Times New Roman" w:hint="eastAsia"/>
            <w:color w:val="000000"/>
          </w:rPr>
          <w:t xml:space="preserve">paring with </w:t>
        </w:r>
      </w:ins>
      <w:ins w:id="272" w:author="Mycorn Shao" w:date="2016-10-12T22:54:00Z">
        <w:r w:rsidR="00126541">
          <w:rPr>
            <w:rFonts w:ascii="Times New Roman" w:eastAsia="Times New Roman" w:hAnsi="Times New Roman" w:cs="Times New Roman" w:hint="eastAsia"/>
            <w:color w:val="000000"/>
          </w:rPr>
          <w:t xml:space="preserve">the haplotypes detected by </w:t>
        </w:r>
        <w:r w:rsidR="00126541" w:rsidRPr="00D55D11">
          <w:rPr>
            <w:rFonts w:ascii="Times" w:hAnsi="Times" w:cs="Times"/>
            <w:smallCaps/>
            <w:noProof/>
            <w:color w:val="000000"/>
            <w:kern w:val="0"/>
          </w:rPr>
          <w:t>Liu</w:t>
        </w:r>
        <w:r w:rsidR="00126541" w:rsidRPr="00D55D11">
          <w:rPr>
            <w:rFonts w:ascii="Times" w:hAnsi="Times" w:cs="Times"/>
            <w:i/>
            <w:noProof/>
            <w:color w:val="000000"/>
            <w:kern w:val="0"/>
          </w:rPr>
          <w:t xml:space="preserve"> et al.</w:t>
        </w:r>
        <w:r w:rsidR="00126541" w:rsidRPr="00D55D11">
          <w:rPr>
            <w:rFonts w:ascii="Times" w:hAnsi="Times" w:cs="Times"/>
            <w:noProof/>
            <w:color w:val="000000"/>
            <w:kern w:val="0"/>
          </w:rPr>
          <w:t xml:space="preserve"> </w:t>
        </w:r>
        <w:r w:rsidR="00126541">
          <w:rPr>
            <w:rFonts w:ascii="Times" w:hAnsi="Times" w:cs="Times" w:hint="eastAsia"/>
            <w:noProof/>
            <w:color w:val="000000"/>
            <w:kern w:val="0"/>
          </w:rPr>
          <w:t>(</w:t>
        </w:r>
        <w:r w:rsidR="00126541" w:rsidRPr="00D55D11">
          <w:rPr>
            <w:rFonts w:ascii="Times" w:hAnsi="Times" w:cs="Times"/>
            <w:noProof/>
            <w:color w:val="000000"/>
            <w:kern w:val="0"/>
          </w:rPr>
          <w:t>2013</w:t>
        </w:r>
        <w:r w:rsidR="00126541">
          <w:rPr>
            <w:rFonts w:ascii="Times" w:hAnsi="Times" w:cs="Times" w:hint="eastAsia"/>
            <w:noProof/>
            <w:color w:val="000000"/>
            <w:kern w:val="0"/>
          </w:rPr>
          <w:t>)</w:t>
        </w:r>
      </w:ins>
      <w:ins w:id="273" w:author="Mycorn Shao" w:date="2016-10-12T22:55:00Z">
        <w:r w:rsidR="00126541">
          <w:rPr>
            <w:rFonts w:ascii="Times" w:hAnsi="Times" w:cs="Times" w:hint="eastAsia"/>
            <w:noProof/>
            <w:color w:val="000000"/>
            <w:kern w:val="0"/>
          </w:rPr>
          <w:t xml:space="preserve">, there </w:t>
        </w:r>
      </w:ins>
      <w:ins w:id="274" w:author="Mycorn Shao" w:date="2016-10-12T23:01:00Z">
        <w:r w:rsidR="00562E39">
          <w:rPr>
            <w:rFonts w:ascii="Times" w:hAnsi="Times" w:cs="Times" w:hint="eastAsia"/>
            <w:noProof/>
            <w:color w:val="000000"/>
            <w:kern w:val="0"/>
          </w:rPr>
          <w:t>were</w:t>
        </w:r>
      </w:ins>
      <w:ins w:id="275" w:author="Mycorn Shao" w:date="2016-10-12T22:55:00Z">
        <w:r w:rsidR="00126541">
          <w:rPr>
            <w:rFonts w:ascii="Times" w:hAnsi="Times" w:cs="Times" w:hint="eastAsia"/>
            <w:noProof/>
            <w:color w:val="000000"/>
            <w:kern w:val="0"/>
          </w:rPr>
          <w:t xml:space="preserve"> new haplotypes detected between SNP646 and SNP666</w:t>
        </w:r>
      </w:ins>
      <w:ins w:id="276" w:author="Mycorn Shao" w:date="2016-10-12T22:56:00Z">
        <w:r w:rsidR="00126541">
          <w:rPr>
            <w:rFonts w:ascii="Times" w:hAnsi="Times" w:cs="Times" w:hint="eastAsia"/>
            <w:noProof/>
            <w:color w:val="000000"/>
            <w:kern w:val="0"/>
          </w:rPr>
          <w:t xml:space="preserve"> in this association analysis panel</w:t>
        </w:r>
      </w:ins>
      <w:ins w:id="277" w:author="Mycorn Shao" w:date="2016-10-12T22:54:00Z">
        <w:r w:rsidR="00126541">
          <w:rPr>
            <w:rFonts w:ascii="Times" w:hAnsi="Times" w:cs="Times" w:hint="eastAsia"/>
            <w:noProof/>
            <w:color w:val="000000"/>
            <w:kern w:val="0"/>
          </w:rPr>
          <w:t>.</w:t>
        </w:r>
      </w:ins>
      <w:ins w:id="278" w:author="Mycorn Shao" w:date="2016-10-12T22:53:00Z">
        <w:r w:rsidR="00126541">
          <w:rPr>
            <w:rFonts w:ascii="Times New Roman" w:eastAsia="Times New Roman" w:hAnsi="Times New Roman" w:cs="Times New Roman" w:hint="eastAsia"/>
            <w:color w:val="000000"/>
          </w:rPr>
          <w:t xml:space="preserve"> </w:t>
        </w:r>
      </w:ins>
      <w:ins w:id="279" w:author="Mycorn Shao" w:date="2016-10-12T22:56:00Z">
        <w:r w:rsidR="00126541">
          <w:rPr>
            <w:rFonts w:ascii="Times New Roman" w:eastAsia="Times New Roman" w:hAnsi="Times New Roman" w:cs="Times New Roman" w:hint="eastAsia"/>
            <w:color w:val="000000"/>
          </w:rPr>
          <w:t>That means there wer</w:t>
        </w:r>
      </w:ins>
      <w:ins w:id="280" w:author="Mycorn Shao" w:date="2016-10-12T22:57:00Z">
        <w:r w:rsidR="00126541">
          <w:rPr>
            <w:rFonts w:ascii="Times New Roman" w:eastAsia="Times New Roman" w:hAnsi="Times New Roman" w:cs="Times New Roman" w:hint="eastAsia"/>
            <w:color w:val="000000"/>
          </w:rPr>
          <w:t>e</w:t>
        </w:r>
      </w:ins>
      <w:ins w:id="281" w:author="Mycorn Shao" w:date="2016-10-12T22:56:00Z">
        <w:r w:rsidR="00126541">
          <w:rPr>
            <w:rFonts w:ascii="Times New Roman" w:eastAsia="Times New Roman" w:hAnsi="Times New Roman" w:cs="Times New Roman" w:hint="eastAsia"/>
            <w:color w:val="000000"/>
          </w:rPr>
          <w:t xml:space="preserve"> more</w:t>
        </w:r>
      </w:ins>
      <w:ins w:id="282" w:author="Mycorn Shao" w:date="2016-10-12T22:57:00Z">
        <w:r w:rsidR="00126541">
          <w:rPr>
            <w:rFonts w:ascii="Times New Roman" w:eastAsia="Times New Roman" w:hAnsi="Times New Roman" w:cs="Times New Roman" w:hint="eastAsia"/>
            <w:color w:val="000000"/>
          </w:rPr>
          <w:t xml:space="preserve"> allelic variations reserved during artificial and</w:t>
        </w:r>
      </w:ins>
      <w:ins w:id="283" w:author="Mycorn Shao" w:date="2016-10-12T22:58:00Z">
        <w:r w:rsidR="00126541">
          <w:rPr>
            <w:rFonts w:ascii="Times New Roman" w:eastAsia="Times New Roman" w:hAnsi="Times New Roman" w:cs="Times New Roman" w:hint="eastAsia"/>
            <w:color w:val="000000"/>
          </w:rPr>
          <w:t xml:space="preserve"> natural selection process in gene TaPHS1.</w:t>
        </w:r>
      </w:ins>
      <w:ins w:id="284" w:author="Mycorn Shao" w:date="2016-10-12T23:02:00Z">
        <w:r w:rsidR="00562E39" w:rsidRPr="00562E39">
          <w:rPr>
            <w:rFonts w:ascii="Times New Roman" w:eastAsia="Times New Roman" w:hAnsi="Times New Roman" w:cs="Times New Roman" w:hint="eastAsia"/>
            <w:color w:val="000000"/>
          </w:rPr>
          <w:t xml:space="preserve"> </w:t>
        </w:r>
      </w:ins>
      <w:ins w:id="285" w:author="Mycorn Shao" w:date="2016-10-12T23:03:00Z">
        <w:r w:rsidR="00562E39">
          <w:rPr>
            <w:rFonts w:ascii="Times New Roman" w:eastAsia="Times New Roman" w:hAnsi="Times New Roman" w:cs="Times New Roman" w:hint="eastAsia"/>
            <w:color w:val="000000"/>
          </w:rPr>
          <w:t xml:space="preserve">And also </w:t>
        </w:r>
      </w:ins>
      <w:ins w:id="286" w:author="Mycorn Shao" w:date="2016-10-12T23:02:00Z">
        <w:r w:rsidR="00562E39">
          <w:rPr>
            <w:rFonts w:ascii="Times New Roman" w:eastAsia="Times New Roman" w:hAnsi="Times New Roman" w:cs="Times New Roman" w:hint="eastAsia"/>
            <w:color w:val="000000"/>
          </w:rPr>
          <w:t>i</w:t>
        </w:r>
        <w:r w:rsidR="00562E39">
          <w:rPr>
            <w:rFonts w:ascii="Times New Roman" w:eastAsia="Times New Roman" w:hAnsi="Times New Roman" w:cs="Times New Roman" w:hint="eastAsia"/>
            <w:color w:val="000000"/>
          </w:rPr>
          <w:t xml:space="preserve">t gives us </w:t>
        </w:r>
        <w:r w:rsidR="00562E39">
          <w:rPr>
            <w:rFonts w:ascii="Times New Roman" w:eastAsia="Times New Roman" w:hAnsi="Times New Roman" w:cs="Times New Roman"/>
            <w:color w:val="000000"/>
          </w:rPr>
          <w:t>opportunity</w:t>
        </w:r>
        <w:r w:rsidR="00562E39">
          <w:rPr>
            <w:rFonts w:ascii="Times New Roman" w:eastAsia="Times New Roman" w:hAnsi="Times New Roman" w:cs="Times New Roman" w:hint="eastAsia"/>
            <w:color w:val="000000"/>
          </w:rPr>
          <w:t xml:space="preserve"> to compare the phenotypic effects between SNP646 and SNP666.</w:t>
        </w:r>
      </w:ins>
      <w:ins w:id="287" w:author="Mycorn Shao" w:date="2016-10-12T22:53:00Z">
        <w:r w:rsidR="00126541">
          <w:rPr>
            <w:rFonts w:ascii="Times New Roman" w:eastAsia="Times New Roman" w:hAnsi="Times New Roman" w:cs="Times New Roman" w:hint="eastAsia"/>
            <w:color w:val="000000"/>
          </w:rPr>
          <w:t xml:space="preserve"> </w:t>
        </w:r>
      </w:ins>
    </w:p>
    <w:p w14:paraId="7B21AF6E" w14:textId="7C339E94" w:rsidR="007F0F02" w:rsidRPr="007C1DDE" w:rsidRDefault="00126541" w:rsidP="006814D8">
      <w:pPr>
        <w:tabs>
          <w:tab w:val="left" w:pos="2835"/>
          <w:tab w:val="left" w:pos="2977"/>
          <w:tab w:val="left" w:pos="3402"/>
        </w:tabs>
        <w:autoSpaceDE w:val="0"/>
        <w:autoSpaceDN w:val="0"/>
        <w:adjustRightInd w:val="0"/>
        <w:ind w:rightChars="345" w:right="828" w:hanging="1"/>
        <w:contextualSpacing/>
        <w:rPr>
          <w:rFonts w:ascii="Times New Roman" w:hAnsi="Times New Roman" w:cs="Times New Roman"/>
        </w:rPr>
      </w:pPr>
      <w:ins w:id="288" w:author="Mycorn Shao" w:date="2016-10-12T22:59:00Z">
        <w:r>
          <w:rPr>
            <w:rFonts w:ascii="Times New Roman" w:hAnsi="Times New Roman" w:cs="Times New Roman" w:hint="eastAsia"/>
          </w:rPr>
          <w:t>By haplotype comparing, t</w:t>
        </w:r>
      </w:ins>
      <w:del w:id="289" w:author="Mycorn Shao" w:date="2016-10-12T22:59:00Z">
        <w:r w:rsidR="0040230D" w:rsidRPr="007C1DDE" w:rsidDel="00126541">
          <w:rPr>
            <w:rFonts w:ascii="Times New Roman" w:hAnsi="Times New Roman" w:cs="Times New Roman"/>
          </w:rPr>
          <w:delText>T</w:delText>
        </w:r>
      </w:del>
      <w:r w:rsidR="0040230D" w:rsidRPr="007C1DDE">
        <w:rPr>
          <w:rFonts w:ascii="Times New Roman" w:hAnsi="Times New Roman" w:cs="Times New Roman"/>
        </w:rPr>
        <w:t xml:space="preserve">he promoter region mutation alone can increase the PHS rate from 23.5% (RRR) to 28.9% (SRR). The combination of promoter mutation and </w:t>
      </w:r>
      <w:del w:id="290" w:author="Mycorn Shao" w:date="2016-10-12T22:52:00Z">
        <w:r w:rsidR="00A57F88" w:rsidDel="00126541">
          <w:rPr>
            <w:rFonts w:ascii="Times New Roman" w:hAnsi="Times New Roman" w:cs="Times New Roman"/>
          </w:rPr>
          <w:delText xml:space="preserve">one or </w:delText>
        </w:r>
        <w:r w:rsidR="0040230D" w:rsidRPr="007C1DDE" w:rsidDel="00126541">
          <w:rPr>
            <w:rFonts w:ascii="Times New Roman" w:hAnsi="Times New Roman" w:cs="Times New Roman"/>
          </w:rPr>
          <w:delText>t</w:delText>
        </w:r>
        <w:r w:rsidR="002B10D5" w:rsidRPr="007C1DDE" w:rsidDel="00126541">
          <w:rPr>
            <w:rFonts w:ascii="Times New Roman" w:hAnsi="Times New Roman" w:cs="Times New Roman"/>
          </w:rPr>
          <w:delText xml:space="preserve">wo </w:delText>
        </w:r>
      </w:del>
      <w:r w:rsidR="0040230D" w:rsidRPr="007C1DDE">
        <w:rPr>
          <w:rFonts w:ascii="Times New Roman" w:hAnsi="Times New Roman" w:cs="Times New Roman"/>
        </w:rPr>
        <w:t xml:space="preserve">coding region </w:t>
      </w:r>
      <w:r w:rsidR="002B10D5" w:rsidRPr="007C1DDE">
        <w:rPr>
          <w:rFonts w:ascii="Times New Roman" w:hAnsi="Times New Roman" w:cs="Times New Roman"/>
        </w:rPr>
        <w:t xml:space="preserve">mutations </w:t>
      </w:r>
      <w:r w:rsidR="00A57F88">
        <w:rPr>
          <w:rFonts w:ascii="Times New Roman" w:hAnsi="Times New Roman" w:cs="Times New Roman"/>
        </w:rPr>
        <w:t>could</w:t>
      </w:r>
      <w:r w:rsidR="00A57F88" w:rsidRPr="007C1DDE">
        <w:rPr>
          <w:rFonts w:ascii="Times New Roman" w:hAnsi="Times New Roman" w:cs="Times New Roman"/>
        </w:rPr>
        <w:t xml:space="preserve"> </w:t>
      </w:r>
      <w:r w:rsidR="00E72EF2" w:rsidRPr="007C1DDE">
        <w:rPr>
          <w:rFonts w:ascii="Times New Roman" w:hAnsi="Times New Roman" w:cs="Times New Roman"/>
        </w:rPr>
        <w:t xml:space="preserve">increase the PHS </w:t>
      </w:r>
      <w:r w:rsidR="006A7A9F" w:rsidRPr="007C1DDE">
        <w:rPr>
          <w:rFonts w:ascii="Times New Roman" w:hAnsi="Times New Roman" w:cs="Times New Roman"/>
        </w:rPr>
        <w:t xml:space="preserve">susceptibility </w:t>
      </w:r>
      <w:r w:rsidR="002B10D5" w:rsidRPr="007C1DDE">
        <w:rPr>
          <w:rFonts w:ascii="Times New Roman" w:hAnsi="Times New Roman" w:cs="Times New Roman"/>
        </w:rPr>
        <w:t xml:space="preserve">from </w:t>
      </w:r>
      <w:r w:rsidR="00E72EF2" w:rsidRPr="007C1DDE">
        <w:rPr>
          <w:rFonts w:ascii="Times New Roman" w:hAnsi="Times New Roman" w:cs="Times New Roman"/>
        </w:rPr>
        <w:t>28.9</w:t>
      </w:r>
      <w:r w:rsidR="002B10D5" w:rsidRPr="007C1DDE">
        <w:rPr>
          <w:rFonts w:ascii="Times New Roman" w:hAnsi="Times New Roman" w:cs="Times New Roman"/>
        </w:rPr>
        <w:t xml:space="preserve">% </w:t>
      </w:r>
      <w:r w:rsidR="00E72EF2" w:rsidRPr="007C1DDE">
        <w:rPr>
          <w:rFonts w:ascii="Times New Roman" w:hAnsi="Times New Roman" w:cs="Times New Roman"/>
        </w:rPr>
        <w:t>(</w:t>
      </w:r>
      <w:r w:rsidR="006A7A9F" w:rsidRPr="007C1DDE">
        <w:rPr>
          <w:rFonts w:ascii="Times New Roman" w:hAnsi="Times New Roman" w:cs="Times New Roman"/>
        </w:rPr>
        <w:t>S</w:t>
      </w:r>
      <w:r w:rsidR="0040230D" w:rsidRPr="007C1DDE">
        <w:rPr>
          <w:rFonts w:ascii="Times New Roman" w:hAnsi="Times New Roman" w:cs="Times New Roman"/>
        </w:rPr>
        <w:t>RR</w:t>
      </w:r>
      <w:r w:rsidR="00E72EF2" w:rsidRPr="007C1DDE">
        <w:rPr>
          <w:rFonts w:ascii="Times New Roman" w:hAnsi="Times New Roman" w:cs="Times New Roman"/>
        </w:rPr>
        <w:t xml:space="preserve">) </w:t>
      </w:r>
      <w:r w:rsidR="002B10D5" w:rsidRPr="007C1DDE">
        <w:rPr>
          <w:rFonts w:ascii="Times New Roman" w:hAnsi="Times New Roman" w:cs="Times New Roman"/>
        </w:rPr>
        <w:t>to 43.4%</w:t>
      </w:r>
      <w:r w:rsidR="00E72EF2" w:rsidRPr="007C1DDE">
        <w:rPr>
          <w:rFonts w:ascii="Times New Roman" w:hAnsi="Times New Roman" w:cs="Times New Roman"/>
        </w:rPr>
        <w:t xml:space="preserve"> (</w:t>
      </w:r>
      <w:r w:rsidR="006A7A9F" w:rsidRPr="007C1DDE">
        <w:rPr>
          <w:rFonts w:ascii="Times New Roman" w:hAnsi="Times New Roman" w:cs="Times New Roman"/>
        </w:rPr>
        <w:t>SSS</w:t>
      </w:r>
      <w:r w:rsidR="00E72EF2" w:rsidRPr="007C1DDE">
        <w:rPr>
          <w:rFonts w:ascii="Times New Roman" w:hAnsi="Times New Roman" w:cs="Times New Roman"/>
        </w:rPr>
        <w:t>)</w:t>
      </w:r>
      <w:r w:rsidR="002B10D5" w:rsidRPr="007C1DDE">
        <w:rPr>
          <w:rFonts w:ascii="Times New Roman" w:hAnsi="Times New Roman" w:cs="Times New Roman"/>
        </w:rPr>
        <w:t xml:space="preserve"> </w:t>
      </w:r>
      <w:r w:rsidR="006A7A9F" w:rsidRPr="007C1DDE">
        <w:rPr>
          <w:rFonts w:ascii="Times New Roman" w:hAnsi="Times New Roman" w:cs="Times New Roman"/>
        </w:rPr>
        <w:t xml:space="preserve">and 44.9% (SRS) </w:t>
      </w:r>
      <w:r w:rsidR="002B10D5" w:rsidRPr="007C1DDE">
        <w:rPr>
          <w:rFonts w:ascii="Times New Roman" w:hAnsi="Times New Roman" w:cs="Times New Roman"/>
        </w:rPr>
        <w:t>(Figure</w:t>
      </w:r>
      <w:r w:rsidR="006A7A9F" w:rsidRPr="007C1DDE">
        <w:rPr>
          <w:rFonts w:ascii="Times New Roman" w:hAnsi="Times New Roman" w:cs="Times New Roman"/>
        </w:rPr>
        <w:t xml:space="preserve"> 5</w:t>
      </w:r>
      <w:r w:rsidR="002B10D5" w:rsidRPr="007C1DDE">
        <w:rPr>
          <w:rFonts w:ascii="Times New Roman" w:hAnsi="Times New Roman" w:cs="Times New Roman"/>
        </w:rPr>
        <w:t xml:space="preserve"> </w:t>
      </w:r>
      <w:r w:rsidR="006A7A9F" w:rsidRPr="007C1DDE">
        <w:rPr>
          <w:rFonts w:ascii="Times New Roman" w:hAnsi="Times New Roman" w:cs="Times New Roman"/>
        </w:rPr>
        <w:t xml:space="preserve">and </w:t>
      </w:r>
      <w:r w:rsidR="002B10D5" w:rsidRPr="007C1DDE">
        <w:rPr>
          <w:rFonts w:ascii="Times New Roman" w:hAnsi="Times New Roman" w:cs="Times New Roman"/>
        </w:rPr>
        <w:t>Table</w:t>
      </w:r>
      <w:r w:rsidR="006A7A9F" w:rsidRPr="007C1DDE">
        <w:rPr>
          <w:rFonts w:ascii="Times New Roman" w:hAnsi="Times New Roman" w:cs="Times New Roman"/>
        </w:rPr>
        <w:t xml:space="preserve"> 4</w:t>
      </w:r>
      <w:r w:rsidR="002B10D5" w:rsidRPr="007C1DDE">
        <w:rPr>
          <w:rFonts w:ascii="Times New Roman" w:hAnsi="Times New Roman" w:cs="Times New Roman"/>
        </w:rPr>
        <w:t xml:space="preserve">). </w:t>
      </w:r>
      <w:r w:rsidR="006A7A9F" w:rsidRPr="007C1DDE">
        <w:rPr>
          <w:rFonts w:ascii="Times New Roman" w:hAnsi="Times New Roman" w:cs="Times New Roman"/>
        </w:rPr>
        <w:t xml:space="preserve">The </w:t>
      </w:r>
      <w:r w:rsidR="00412CDB">
        <w:rPr>
          <w:rFonts w:ascii="Times New Roman" w:hAnsi="Times New Roman" w:cs="Times New Roman" w:hint="eastAsia"/>
        </w:rPr>
        <w:t>moderate difference</w:t>
      </w:r>
      <w:r w:rsidR="00412CDB" w:rsidRPr="007C1DDE">
        <w:rPr>
          <w:rFonts w:ascii="Times New Roman" w:hAnsi="Times New Roman" w:cs="Times New Roman"/>
        </w:rPr>
        <w:t xml:space="preserve"> </w:t>
      </w:r>
      <w:r w:rsidR="006A7A9F" w:rsidRPr="007C1DDE">
        <w:rPr>
          <w:rFonts w:ascii="Times New Roman" w:hAnsi="Times New Roman" w:cs="Times New Roman"/>
        </w:rPr>
        <w:t xml:space="preserve">of the phenotypic effect </w:t>
      </w:r>
      <w:r w:rsidR="00412CDB">
        <w:rPr>
          <w:rFonts w:ascii="Times New Roman" w:hAnsi="Times New Roman" w:cs="Times New Roman" w:hint="eastAsia"/>
        </w:rPr>
        <w:t xml:space="preserve">between RRR and SRR haplotypes derived from promoter mutation </w:t>
      </w:r>
      <w:r w:rsidR="006A7A9F" w:rsidRPr="007C1DDE">
        <w:rPr>
          <w:rFonts w:ascii="Times New Roman" w:hAnsi="Times New Roman" w:cs="Times New Roman"/>
        </w:rPr>
        <w:t xml:space="preserve">implies </w:t>
      </w:r>
      <w:r w:rsidR="00412CDB">
        <w:rPr>
          <w:rFonts w:ascii="Times New Roman" w:hAnsi="Times New Roman" w:cs="Times New Roman" w:hint="eastAsia"/>
        </w:rPr>
        <w:t xml:space="preserve">that </w:t>
      </w:r>
      <w:r w:rsidR="006A7A9F" w:rsidRPr="007C1DDE">
        <w:rPr>
          <w:rFonts w:ascii="Times New Roman" w:hAnsi="Times New Roman" w:cs="Times New Roman"/>
        </w:rPr>
        <w:t>t</w:t>
      </w:r>
      <w:r w:rsidR="0040230D" w:rsidRPr="007C1DDE">
        <w:rPr>
          <w:rFonts w:ascii="Times New Roman" w:hAnsi="Times New Roman" w:cs="Times New Roman"/>
        </w:rPr>
        <w:t xml:space="preserve">he </w:t>
      </w:r>
      <w:r w:rsidR="00412CDB" w:rsidRPr="007C1DDE">
        <w:rPr>
          <w:rFonts w:ascii="Times New Roman" w:hAnsi="Times New Roman" w:cs="Times New Roman"/>
        </w:rPr>
        <w:t>promoter mutation</w:t>
      </w:r>
      <w:r w:rsidR="0040230D" w:rsidRPr="007C1DDE">
        <w:rPr>
          <w:rFonts w:ascii="Times New Roman" w:hAnsi="Times New Roman" w:cs="Times New Roman"/>
        </w:rPr>
        <w:t xml:space="preserve"> ha</w:t>
      </w:r>
      <w:r w:rsidR="00412CDB">
        <w:rPr>
          <w:rFonts w:ascii="Times New Roman" w:hAnsi="Times New Roman" w:cs="Times New Roman" w:hint="eastAsia"/>
        </w:rPr>
        <w:t>s quantitative</w:t>
      </w:r>
      <w:r w:rsidR="0040230D" w:rsidRPr="007C1DDE">
        <w:rPr>
          <w:rFonts w:ascii="Times New Roman" w:hAnsi="Times New Roman" w:cs="Times New Roman"/>
        </w:rPr>
        <w:t xml:space="preserve"> </w:t>
      </w:r>
      <w:r w:rsidR="006A7A9F" w:rsidRPr="007C1DDE">
        <w:rPr>
          <w:rFonts w:ascii="Times New Roman" w:hAnsi="Times New Roman" w:cs="Times New Roman"/>
        </w:rPr>
        <w:t xml:space="preserve">effect on </w:t>
      </w:r>
      <w:r w:rsidR="00412CDB">
        <w:rPr>
          <w:rFonts w:ascii="Times New Roman" w:hAnsi="Times New Roman" w:cs="Times New Roman" w:hint="eastAsia"/>
        </w:rPr>
        <w:t xml:space="preserve">regulating </w:t>
      </w:r>
      <w:r w:rsidR="006A7A9F" w:rsidRPr="007C1DDE">
        <w:rPr>
          <w:rFonts w:ascii="Times New Roman" w:hAnsi="Times New Roman" w:cs="Times New Roman"/>
        </w:rPr>
        <w:t>PHS</w:t>
      </w:r>
      <w:r w:rsidR="00412CDB">
        <w:rPr>
          <w:rFonts w:ascii="Times New Roman" w:hAnsi="Times New Roman" w:cs="Times New Roman" w:hint="eastAsia"/>
        </w:rPr>
        <w:t xml:space="preserve"> </w:t>
      </w:r>
      <w:ins w:id="291" w:author="Mycorn Shao" w:date="2016-10-12T22:27:00Z">
        <w:r w:rsidR="00A743DA">
          <w:rPr>
            <w:rFonts w:ascii="Times New Roman" w:hAnsi="Times New Roman" w:cs="Times New Roman"/>
          </w:rPr>
          <w:t>possibly</w:t>
        </w:r>
      </w:ins>
      <w:ins w:id="292" w:author="Mycorn Shao" w:date="2016-10-12T22:26:00Z">
        <w:r w:rsidR="00A743DA">
          <w:rPr>
            <w:rFonts w:ascii="Times New Roman" w:hAnsi="Times New Roman" w:cs="Times New Roman" w:hint="eastAsia"/>
          </w:rPr>
          <w:t xml:space="preserve"> </w:t>
        </w:r>
      </w:ins>
      <w:ins w:id="293" w:author="Mycorn Shao" w:date="2016-10-12T22:25:00Z">
        <w:r w:rsidR="00A743DA">
          <w:rPr>
            <w:rFonts w:ascii="Times New Roman" w:hAnsi="Times New Roman" w:cs="Times New Roman" w:hint="eastAsia"/>
          </w:rPr>
          <w:t>by reducing gene expressing</w:t>
        </w:r>
      </w:ins>
      <w:ins w:id="294" w:author="Mycorn Shao" w:date="2016-10-12T22:26:00Z">
        <w:r w:rsidR="00A743DA">
          <w:rPr>
            <w:rFonts w:ascii="Times New Roman" w:hAnsi="Times New Roman" w:cs="Times New Roman" w:hint="eastAsia"/>
          </w:rPr>
          <w:t xml:space="preserve"> amount</w:t>
        </w:r>
      </w:ins>
      <w:del w:id="295" w:author="Mycorn Shao" w:date="2016-10-12T22:35:00Z">
        <w:r w:rsidR="00412CDB" w:rsidDel="005955FA">
          <w:rPr>
            <w:rFonts w:ascii="Times New Roman" w:hAnsi="Times New Roman" w:cs="Times New Roman" w:hint="eastAsia"/>
          </w:rPr>
          <w:delText xml:space="preserve">as discussed by </w:delText>
        </w:r>
        <w:r w:rsidR="00412CDB" w:rsidRPr="007C1DDE" w:rsidDel="005955FA">
          <w:rPr>
            <w:rFonts w:ascii="Times New Roman" w:hAnsi="Times New Roman" w:cs="Times New Roman"/>
          </w:rPr>
          <w:delText>Liu et al. (2013)</w:delText>
        </w:r>
        <w:r w:rsidR="00282258" w:rsidDel="005955FA">
          <w:rPr>
            <w:rFonts w:ascii="Times New Roman" w:hAnsi="Times New Roman" w:cs="Times New Roman" w:hint="eastAsia"/>
          </w:rPr>
          <w:delText xml:space="preserve"> because t</w:delText>
        </w:r>
        <w:r w:rsidR="002B10D5" w:rsidRPr="007C1DDE" w:rsidDel="005955FA">
          <w:rPr>
            <w:rFonts w:ascii="Times New Roman" w:hAnsi="Times New Roman" w:cs="Times New Roman"/>
          </w:rPr>
          <w:delText xml:space="preserve">he mutation in promoter will just change </w:delText>
        </w:r>
        <w:r w:rsidR="00E56A76" w:rsidDel="005955FA">
          <w:rPr>
            <w:rFonts w:ascii="Times New Roman" w:hAnsi="Times New Roman" w:cs="Times New Roman"/>
          </w:rPr>
          <w:delText xml:space="preserve">gene expression </w:delText>
        </w:r>
        <w:r w:rsidR="002B10D5" w:rsidRPr="007C1DDE" w:rsidDel="005955FA">
          <w:rPr>
            <w:rFonts w:ascii="Times New Roman" w:hAnsi="Times New Roman" w:cs="Times New Roman"/>
          </w:rPr>
          <w:delText>amount</w:delText>
        </w:r>
        <w:r w:rsidR="007F0F02" w:rsidRPr="007C1DDE" w:rsidDel="005955FA">
          <w:rPr>
            <w:rFonts w:ascii="Times New Roman" w:hAnsi="Times New Roman" w:cs="Times New Roman"/>
          </w:rPr>
          <w:delText xml:space="preserve"> quantitatively</w:delText>
        </w:r>
      </w:del>
      <w:r w:rsidR="00282258">
        <w:rPr>
          <w:rFonts w:ascii="Times New Roman" w:hAnsi="Times New Roman" w:cs="Times New Roman" w:hint="eastAsia"/>
        </w:rPr>
        <w:t>. H</w:t>
      </w:r>
      <w:r w:rsidR="002B10D5" w:rsidRPr="007C1DDE">
        <w:rPr>
          <w:rFonts w:ascii="Times New Roman" w:hAnsi="Times New Roman" w:cs="Times New Roman"/>
        </w:rPr>
        <w:t xml:space="preserve">owever the coding region mutations </w:t>
      </w:r>
      <w:r w:rsidR="006A7A9F" w:rsidRPr="007C1DDE">
        <w:rPr>
          <w:rFonts w:ascii="Times New Roman" w:hAnsi="Times New Roman" w:cs="Times New Roman"/>
        </w:rPr>
        <w:t xml:space="preserve">will result in weak </w:t>
      </w:r>
      <w:r w:rsidR="00E56A76">
        <w:rPr>
          <w:rFonts w:ascii="Times New Roman" w:hAnsi="Times New Roman" w:cs="Times New Roman"/>
        </w:rPr>
        <w:t xml:space="preserve">or </w:t>
      </w:r>
      <w:commentRangeStart w:id="296"/>
      <w:r w:rsidR="00E56A76">
        <w:rPr>
          <w:rFonts w:ascii="Times New Roman" w:hAnsi="Times New Roman" w:cs="Times New Roman"/>
        </w:rPr>
        <w:t>non-functional gene expressi</w:t>
      </w:r>
      <w:r w:rsidR="006A7A9F" w:rsidRPr="007C1DDE">
        <w:rPr>
          <w:rFonts w:ascii="Times New Roman" w:hAnsi="Times New Roman" w:cs="Times New Roman"/>
        </w:rPr>
        <w:t>n</w:t>
      </w:r>
      <w:r w:rsidR="00E56A76">
        <w:rPr>
          <w:rFonts w:ascii="Times New Roman" w:hAnsi="Times New Roman" w:cs="Times New Roman"/>
        </w:rPr>
        <w:t>g</w:t>
      </w:r>
      <w:r w:rsidR="006A7A9F" w:rsidRPr="007C1DDE">
        <w:rPr>
          <w:rFonts w:ascii="Times New Roman" w:hAnsi="Times New Roman" w:cs="Times New Roman"/>
        </w:rPr>
        <w:t xml:space="preserve"> products</w:t>
      </w:r>
      <w:commentRangeEnd w:id="296"/>
      <w:r w:rsidR="006E19E3">
        <w:rPr>
          <w:rStyle w:val="ab"/>
        </w:rPr>
        <w:commentReference w:id="296"/>
      </w:r>
      <w:r w:rsidR="00282258">
        <w:rPr>
          <w:rFonts w:ascii="Times New Roman" w:hAnsi="Times New Roman" w:cs="Times New Roman" w:hint="eastAsia"/>
        </w:rPr>
        <w:t xml:space="preserve"> like</w:t>
      </w:r>
      <w:r w:rsidR="002B10D5" w:rsidRPr="007C1DDE">
        <w:rPr>
          <w:rFonts w:ascii="Times New Roman" w:hAnsi="Times New Roman" w:cs="Times New Roman"/>
        </w:rPr>
        <w:t xml:space="preserve"> a </w:t>
      </w:r>
      <w:proofErr w:type="spellStart"/>
      <w:r w:rsidR="002B10D5" w:rsidRPr="007C1DDE">
        <w:rPr>
          <w:rFonts w:ascii="Times New Roman" w:hAnsi="Times New Roman" w:cs="Times New Roman"/>
        </w:rPr>
        <w:t>mis</w:t>
      </w:r>
      <w:proofErr w:type="spellEnd"/>
      <w:r w:rsidR="002B10D5" w:rsidRPr="007C1DDE">
        <w:rPr>
          <w:rFonts w:ascii="Times New Roman" w:hAnsi="Times New Roman" w:cs="Times New Roman"/>
        </w:rPr>
        <w:t xml:space="preserve">-spliced and truncated nonfunctional transcript according to Liu et al. </w:t>
      </w:r>
      <w:r w:rsidR="007F0F02" w:rsidRPr="007C1DDE">
        <w:rPr>
          <w:rFonts w:ascii="Times New Roman" w:hAnsi="Times New Roman" w:cs="Times New Roman"/>
        </w:rPr>
        <w:t>(2013).</w:t>
      </w:r>
      <w:r w:rsidR="00282258">
        <w:rPr>
          <w:rFonts w:ascii="Times New Roman" w:hAnsi="Times New Roman" w:cs="Times New Roman" w:hint="eastAsia"/>
        </w:rPr>
        <w:t xml:space="preserve"> That is why the coding region mutations shown greater effect on PHS phenotype than promoter </w:t>
      </w:r>
      <w:r w:rsidR="00282258">
        <w:rPr>
          <w:rFonts w:ascii="Times New Roman" w:hAnsi="Times New Roman" w:cs="Times New Roman"/>
        </w:rPr>
        <w:t>mutation</w:t>
      </w:r>
      <w:r w:rsidR="00282258">
        <w:rPr>
          <w:rFonts w:ascii="Times New Roman" w:hAnsi="Times New Roman" w:cs="Times New Roman" w:hint="eastAsia"/>
        </w:rPr>
        <w:t>.</w:t>
      </w:r>
    </w:p>
    <w:p w14:paraId="72741A04" w14:textId="4570F5B6" w:rsidR="00E72EF2" w:rsidRPr="007C1DDE" w:rsidRDefault="000D50E7" w:rsidP="006814D8">
      <w:pPr>
        <w:tabs>
          <w:tab w:val="left" w:pos="2835"/>
          <w:tab w:val="left" w:pos="2977"/>
          <w:tab w:val="left" w:pos="3402"/>
        </w:tabs>
        <w:ind w:rightChars="345" w:right="828" w:hanging="1"/>
        <w:contextualSpacing/>
        <w:rPr>
          <w:rFonts w:ascii="Times New Roman" w:hAnsi="Times New Roman" w:cs="Times New Roman"/>
        </w:rPr>
      </w:pPr>
      <w:r>
        <w:rPr>
          <w:rFonts w:ascii="Times New Roman" w:hAnsi="Times New Roman" w:cs="Times New Roman" w:hint="eastAsia"/>
        </w:rPr>
        <w:t xml:space="preserve">    </w:t>
      </w:r>
      <w:r w:rsidR="002B10D5" w:rsidRPr="007C1DDE">
        <w:rPr>
          <w:rFonts w:ascii="Times New Roman" w:hAnsi="Times New Roman" w:cs="Times New Roman"/>
        </w:rPr>
        <w:t xml:space="preserve">To </w:t>
      </w:r>
      <w:r w:rsidR="00AE70FA">
        <w:rPr>
          <w:rFonts w:ascii="Times New Roman" w:hAnsi="Times New Roman" w:cs="Times New Roman" w:hint="eastAsia"/>
        </w:rPr>
        <w:t>identify</w:t>
      </w:r>
      <w:r w:rsidR="002B10D5" w:rsidRPr="007C1DDE">
        <w:rPr>
          <w:rFonts w:ascii="Times New Roman" w:hAnsi="Times New Roman" w:cs="Times New Roman"/>
        </w:rPr>
        <w:t xml:space="preserve"> the </w:t>
      </w:r>
      <w:r w:rsidR="00AE70FA">
        <w:rPr>
          <w:rFonts w:ascii="Times New Roman" w:hAnsi="Times New Roman" w:cs="Times New Roman" w:hint="eastAsia"/>
        </w:rPr>
        <w:t>effect difference</w:t>
      </w:r>
      <w:r w:rsidR="00AE70FA" w:rsidRPr="007C1DDE">
        <w:rPr>
          <w:rFonts w:ascii="Times New Roman" w:hAnsi="Times New Roman" w:cs="Times New Roman"/>
        </w:rPr>
        <w:t xml:space="preserve"> </w:t>
      </w:r>
      <w:r w:rsidR="002B10D5" w:rsidRPr="007C1DDE">
        <w:rPr>
          <w:rFonts w:ascii="Times New Roman" w:hAnsi="Times New Roman" w:cs="Times New Roman"/>
        </w:rPr>
        <w:t xml:space="preserve">between two coding region </w:t>
      </w:r>
      <w:r w:rsidR="00975112" w:rsidRPr="007C1DDE">
        <w:rPr>
          <w:rFonts w:ascii="Times New Roman" w:hAnsi="Times New Roman" w:cs="Times New Roman"/>
        </w:rPr>
        <w:t>mutations</w:t>
      </w:r>
      <w:r w:rsidR="00AE70FA">
        <w:rPr>
          <w:rFonts w:ascii="Times New Roman" w:hAnsi="Times New Roman" w:cs="Times New Roman" w:hint="eastAsia"/>
        </w:rPr>
        <w:t>,</w:t>
      </w:r>
      <w:r w:rsidR="002B10D5" w:rsidRPr="007C1DDE">
        <w:rPr>
          <w:rFonts w:ascii="Times New Roman" w:hAnsi="Times New Roman" w:cs="Times New Roman"/>
        </w:rPr>
        <w:t xml:space="preserve"> </w:t>
      </w:r>
      <w:r w:rsidR="00AE70FA" w:rsidRPr="007C1DDE">
        <w:rPr>
          <w:rFonts w:ascii="Times New Roman" w:hAnsi="Times New Roman" w:cs="Times New Roman"/>
        </w:rPr>
        <w:t xml:space="preserve">PHS phenotype </w:t>
      </w:r>
      <w:r w:rsidR="00AE70FA">
        <w:rPr>
          <w:rFonts w:ascii="Times New Roman" w:hAnsi="Times New Roman" w:cs="Times New Roman" w:hint="eastAsia"/>
        </w:rPr>
        <w:t xml:space="preserve">was </w:t>
      </w:r>
      <w:r w:rsidR="00E95209" w:rsidRPr="007C1DDE">
        <w:rPr>
          <w:rFonts w:ascii="Times New Roman" w:hAnsi="Times New Roman" w:cs="Times New Roman"/>
        </w:rPr>
        <w:t xml:space="preserve">compared </w:t>
      </w:r>
      <w:r w:rsidR="00AE70FA">
        <w:rPr>
          <w:rFonts w:ascii="Times New Roman" w:hAnsi="Times New Roman" w:cs="Times New Roman" w:hint="eastAsia"/>
        </w:rPr>
        <w:t xml:space="preserve">for </w:t>
      </w:r>
      <w:r w:rsidR="00AE70FA" w:rsidRPr="007C1DDE">
        <w:rPr>
          <w:rFonts w:ascii="Times New Roman" w:hAnsi="Times New Roman" w:cs="Times New Roman"/>
        </w:rPr>
        <w:t>different haplotypes</w:t>
      </w:r>
      <w:r w:rsidR="00AE70FA">
        <w:rPr>
          <w:rFonts w:ascii="Times New Roman" w:hAnsi="Times New Roman" w:cs="Times New Roman" w:hint="eastAsia"/>
        </w:rPr>
        <w:t xml:space="preserve"> of SNP</w:t>
      </w:r>
      <w:r w:rsidR="00C34144">
        <w:rPr>
          <w:rFonts w:ascii="Times New Roman" w:hAnsi="Times New Roman" w:cs="Times New Roman" w:hint="eastAsia"/>
        </w:rPr>
        <w:t>+1587</w:t>
      </w:r>
      <w:r w:rsidR="00AE70FA">
        <w:rPr>
          <w:rFonts w:ascii="Times New Roman" w:hAnsi="Times New Roman" w:cs="Times New Roman" w:hint="eastAsia"/>
        </w:rPr>
        <w:t xml:space="preserve"> and SNP</w:t>
      </w:r>
      <w:r w:rsidR="00C34144">
        <w:rPr>
          <w:rFonts w:ascii="Times New Roman" w:hAnsi="Times New Roman" w:cs="Times New Roman" w:hint="eastAsia"/>
        </w:rPr>
        <w:t>+1607</w:t>
      </w:r>
      <w:r w:rsidR="00E95209" w:rsidRPr="007C1DDE">
        <w:rPr>
          <w:rFonts w:ascii="Times New Roman" w:hAnsi="Times New Roman" w:cs="Times New Roman"/>
        </w:rPr>
        <w:t xml:space="preserve">. The mutation </w:t>
      </w:r>
      <w:r w:rsidR="00975112" w:rsidRPr="007C1DDE">
        <w:rPr>
          <w:rFonts w:ascii="Times New Roman" w:hAnsi="Times New Roman" w:cs="Times New Roman"/>
        </w:rPr>
        <w:t>at SNP</w:t>
      </w:r>
      <w:r w:rsidR="00C34144">
        <w:rPr>
          <w:rFonts w:ascii="Times New Roman" w:hAnsi="Times New Roman" w:cs="Times New Roman"/>
        </w:rPr>
        <w:t>+1587</w:t>
      </w:r>
      <w:r w:rsidR="00975112" w:rsidRPr="007C1DDE">
        <w:rPr>
          <w:rFonts w:ascii="Times New Roman" w:hAnsi="Times New Roman" w:cs="Times New Roman"/>
        </w:rPr>
        <w:t xml:space="preserve"> changed the PHS rate </w:t>
      </w:r>
      <w:r w:rsidR="007B5D52" w:rsidRPr="007C1DDE">
        <w:rPr>
          <w:rFonts w:ascii="Times New Roman" w:hAnsi="Times New Roman" w:cs="Times New Roman"/>
        </w:rPr>
        <w:t xml:space="preserve">from </w:t>
      </w:r>
      <w:r w:rsidR="00975112" w:rsidRPr="007C1DDE">
        <w:rPr>
          <w:rFonts w:ascii="Times New Roman" w:hAnsi="Times New Roman" w:cs="Times New Roman"/>
        </w:rPr>
        <w:t>44.9%</w:t>
      </w:r>
      <w:r w:rsidR="007B5D52" w:rsidRPr="007C1DDE">
        <w:rPr>
          <w:rFonts w:ascii="Times New Roman" w:hAnsi="Times New Roman" w:cs="Times New Roman"/>
        </w:rPr>
        <w:t xml:space="preserve"> (</w:t>
      </w:r>
      <w:r w:rsidR="00975112" w:rsidRPr="007C1DDE">
        <w:rPr>
          <w:rFonts w:ascii="Times New Roman" w:hAnsi="Times New Roman" w:cs="Times New Roman"/>
        </w:rPr>
        <w:t>SRS</w:t>
      </w:r>
      <w:r w:rsidR="007B5D52" w:rsidRPr="007C1DDE">
        <w:rPr>
          <w:rFonts w:ascii="Times New Roman" w:hAnsi="Times New Roman" w:cs="Times New Roman"/>
        </w:rPr>
        <w:t xml:space="preserve">) to </w:t>
      </w:r>
      <w:r w:rsidR="00E56A76">
        <w:rPr>
          <w:rFonts w:ascii="Times New Roman" w:hAnsi="Times New Roman" w:cs="Times New Roman"/>
        </w:rPr>
        <w:t xml:space="preserve">43.4% (SSS), which </w:t>
      </w:r>
      <w:r w:rsidR="00E95209" w:rsidRPr="007C1DDE">
        <w:rPr>
          <w:rFonts w:ascii="Times New Roman" w:hAnsi="Times New Roman" w:cs="Times New Roman"/>
        </w:rPr>
        <w:t xml:space="preserve">didn’t </w:t>
      </w:r>
      <w:r w:rsidR="00975112" w:rsidRPr="007C1DDE">
        <w:rPr>
          <w:rFonts w:ascii="Times New Roman" w:hAnsi="Times New Roman" w:cs="Times New Roman"/>
        </w:rPr>
        <w:t>reach</w:t>
      </w:r>
      <w:r w:rsidR="007B5D52" w:rsidRPr="007C1DDE">
        <w:rPr>
          <w:rFonts w:ascii="Times New Roman" w:hAnsi="Times New Roman" w:cs="Times New Roman"/>
        </w:rPr>
        <w:t xml:space="preserve"> the </w:t>
      </w:r>
      <w:r w:rsidR="00E56A76">
        <w:rPr>
          <w:rFonts w:ascii="Times New Roman" w:hAnsi="Times New Roman" w:cs="Times New Roman"/>
        </w:rPr>
        <w:t>significant level (</w:t>
      </w:r>
      <w:r w:rsidR="00975112" w:rsidRPr="007C1DDE">
        <w:rPr>
          <w:rFonts w:ascii="Times New Roman" w:hAnsi="Times New Roman" w:cs="Times New Roman"/>
        </w:rPr>
        <w:t>P&lt;0.05</w:t>
      </w:r>
      <w:r w:rsidR="00E56A76">
        <w:rPr>
          <w:rFonts w:ascii="Times New Roman" w:hAnsi="Times New Roman" w:cs="Times New Roman"/>
        </w:rPr>
        <w:t>)</w:t>
      </w:r>
      <w:r w:rsidR="00975112" w:rsidRPr="007C1DDE">
        <w:rPr>
          <w:rFonts w:ascii="Times New Roman" w:hAnsi="Times New Roman" w:cs="Times New Roman"/>
        </w:rPr>
        <w:t>. However</w:t>
      </w:r>
      <w:r w:rsidR="007B5D52" w:rsidRPr="007C1DDE">
        <w:rPr>
          <w:rFonts w:ascii="Times New Roman" w:hAnsi="Times New Roman" w:cs="Times New Roman"/>
        </w:rPr>
        <w:t xml:space="preserve"> t</w:t>
      </w:r>
      <w:r w:rsidR="00E95209" w:rsidRPr="007C1DDE">
        <w:rPr>
          <w:rFonts w:ascii="Times New Roman" w:hAnsi="Times New Roman" w:cs="Times New Roman"/>
        </w:rPr>
        <w:t>he mutation at SNP</w:t>
      </w:r>
      <w:r w:rsidR="00C34144">
        <w:rPr>
          <w:rFonts w:ascii="Times New Roman" w:hAnsi="Times New Roman" w:cs="Times New Roman"/>
        </w:rPr>
        <w:t>+1607</w:t>
      </w:r>
      <w:r w:rsidR="00E95209" w:rsidRPr="007C1DDE">
        <w:rPr>
          <w:rFonts w:ascii="Times New Roman" w:hAnsi="Times New Roman" w:cs="Times New Roman"/>
        </w:rPr>
        <w:t xml:space="preserve"> increased the PHS from 28.9%</w:t>
      </w:r>
      <w:r w:rsidR="007B5D52" w:rsidRPr="007C1DDE">
        <w:rPr>
          <w:rFonts w:ascii="Times New Roman" w:hAnsi="Times New Roman" w:cs="Times New Roman"/>
        </w:rPr>
        <w:t xml:space="preserve"> </w:t>
      </w:r>
      <w:r w:rsidR="00E72EF2" w:rsidRPr="007C1DDE">
        <w:rPr>
          <w:rFonts w:ascii="Times New Roman" w:hAnsi="Times New Roman" w:cs="Times New Roman"/>
        </w:rPr>
        <w:t>(</w:t>
      </w:r>
      <w:r w:rsidR="00975112" w:rsidRPr="007C1DDE">
        <w:rPr>
          <w:rFonts w:ascii="Times New Roman" w:hAnsi="Times New Roman" w:cs="Times New Roman"/>
        </w:rPr>
        <w:t>SRR</w:t>
      </w:r>
      <w:r w:rsidR="00E72EF2" w:rsidRPr="007C1DDE">
        <w:rPr>
          <w:rFonts w:ascii="Times New Roman" w:hAnsi="Times New Roman" w:cs="Times New Roman"/>
        </w:rPr>
        <w:t xml:space="preserve">) </w:t>
      </w:r>
      <w:r w:rsidR="00E95209" w:rsidRPr="007C1DDE">
        <w:rPr>
          <w:rFonts w:ascii="Times New Roman" w:hAnsi="Times New Roman" w:cs="Times New Roman"/>
        </w:rPr>
        <w:t>to 44.9%</w:t>
      </w:r>
      <w:r w:rsidR="007B5D52" w:rsidRPr="007C1DDE">
        <w:rPr>
          <w:rFonts w:ascii="Times New Roman" w:hAnsi="Times New Roman" w:cs="Times New Roman"/>
        </w:rPr>
        <w:t xml:space="preserve"> </w:t>
      </w:r>
      <w:r w:rsidR="00E72EF2" w:rsidRPr="007C1DDE">
        <w:rPr>
          <w:rFonts w:ascii="Times New Roman" w:hAnsi="Times New Roman" w:cs="Times New Roman"/>
        </w:rPr>
        <w:t>(</w:t>
      </w:r>
      <w:r w:rsidR="00975112" w:rsidRPr="007C1DDE">
        <w:rPr>
          <w:rFonts w:ascii="Times New Roman" w:hAnsi="Times New Roman" w:cs="Times New Roman"/>
        </w:rPr>
        <w:t>SRS</w:t>
      </w:r>
      <w:r w:rsidR="00E72EF2" w:rsidRPr="007C1DDE">
        <w:rPr>
          <w:rFonts w:ascii="Times New Roman" w:hAnsi="Times New Roman" w:cs="Times New Roman"/>
        </w:rPr>
        <w:t xml:space="preserve">) </w:t>
      </w:r>
      <w:r w:rsidR="007B5D52" w:rsidRPr="007C1DDE">
        <w:rPr>
          <w:rFonts w:ascii="Times New Roman" w:hAnsi="Times New Roman" w:cs="Times New Roman"/>
        </w:rPr>
        <w:t xml:space="preserve">significantly. </w:t>
      </w:r>
      <w:r w:rsidR="00E95209" w:rsidRPr="007C1DDE">
        <w:rPr>
          <w:rFonts w:ascii="Times New Roman" w:hAnsi="Times New Roman" w:cs="Times New Roman"/>
        </w:rPr>
        <w:t xml:space="preserve">That means </w:t>
      </w:r>
      <w:r w:rsidR="007B5D52" w:rsidRPr="007C1DDE">
        <w:rPr>
          <w:rFonts w:ascii="Times New Roman" w:hAnsi="Times New Roman" w:cs="Times New Roman"/>
        </w:rPr>
        <w:t>the SNP</w:t>
      </w:r>
      <w:r w:rsidR="00C34144">
        <w:rPr>
          <w:rFonts w:ascii="Times New Roman" w:hAnsi="Times New Roman" w:cs="Times New Roman"/>
        </w:rPr>
        <w:t>+1607</w:t>
      </w:r>
      <w:r w:rsidR="007B5D52" w:rsidRPr="007C1DDE">
        <w:rPr>
          <w:rFonts w:ascii="Times New Roman" w:hAnsi="Times New Roman" w:cs="Times New Roman"/>
        </w:rPr>
        <w:t xml:space="preserve"> mutation </w:t>
      </w:r>
      <w:r w:rsidR="0052053B" w:rsidRPr="007C1DDE">
        <w:rPr>
          <w:rFonts w:ascii="Times New Roman" w:hAnsi="Times New Roman" w:cs="Times New Roman"/>
        </w:rPr>
        <w:t>might be</w:t>
      </w:r>
      <w:r w:rsidR="007B5D52" w:rsidRPr="007C1DDE">
        <w:rPr>
          <w:rFonts w:ascii="Times New Roman" w:hAnsi="Times New Roman" w:cs="Times New Roman"/>
        </w:rPr>
        <w:t xml:space="preserve"> more critical than SNP</w:t>
      </w:r>
      <w:r w:rsidR="00C34144">
        <w:rPr>
          <w:rFonts w:ascii="Times New Roman" w:hAnsi="Times New Roman" w:cs="Times New Roman"/>
        </w:rPr>
        <w:t>+1587</w:t>
      </w:r>
      <w:r w:rsidR="007B5D52" w:rsidRPr="007C1DDE">
        <w:rPr>
          <w:rFonts w:ascii="Times New Roman" w:hAnsi="Times New Roman" w:cs="Times New Roman"/>
        </w:rPr>
        <w:t xml:space="preserve"> mutation</w:t>
      </w:r>
      <w:ins w:id="297" w:author="Mycorn Shao" w:date="2016-10-12T23:08:00Z">
        <w:r w:rsidR="00562E39">
          <w:rPr>
            <w:rFonts w:ascii="Times New Roman" w:hAnsi="Times New Roman" w:cs="Times New Roman" w:hint="eastAsia"/>
          </w:rPr>
          <w:t xml:space="preserve"> for PHS variation</w:t>
        </w:r>
      </w:ins>
      <w:r w:rsidR="002B10D5" w:rsidRPr="007C1DDE">
        <w:rPr>
          <w:rFonts w:ascii="Times New Roman" w:hAnsi="Times New Roman" w:cs="Times New Roman"/>
        </w:rPr>
        <w:t xml:space="preserve">. </w:t>
      </w:r>
      <w:ins w:id="298" w:author="Mycorn Shao" w:date="2016-10-12T23:04:00Z">
        <w:r w:rsidR="00562E39">
          <w:rPr>
            <w:rFonts w:ascii="Times New Roman" w:hAnsi="Times New Roman" w:cs="Times New Roman"/>
          </w:rPr>
          <w:t>T</w:t>
        </w:r>
        <w:r w:rsidR="00562E39">
          <w:rPr>
            <w:rFonts w:ascii="Times New Roman" w:hAnsi="Times New Roman" w:cs="Times New Roman" w:hint="eastAsia"/>
          </w:rPr>
          <w:t xml:space="preserve">he difference was also detected by </w:t>
        </w:r>
      </w:ins>
      <w:ins w:id="299" w:author="Mycorn Shao" w:date="2016-10-12T23:05:00Z">
        <w:r w:rsidR="00562E39">
          <w:rPr>
            <w:rFonts w:ascii="Times New Roman" w:hAnsi="Times New Roman" w:cs="Times New Roman"/>
          </w:rPr>
          <w:t>single</w:t>
        </w:r>
      </w:ins>
      <w:ins w:id="300" w:author="Mycorn Shao" w:date="2016-10-12T23:04:00Z">
        <w:r w:rsidR="00562E39">
          <w:rPr>
            <w:rFonts w:ascii="Times New Roman" w:hAnsi="Times New Roman" w:cs="Times New Roman" w:hint="eastAsia"/>
          </w:rPr>
          <w:t xml:space="preserve"> mar</w:t>
        </w:r>
      </w:ins>
      <w:ins w:id="301" w:author="Mycorn Shao" w:date="2016-10-12T23:05:00Z">
        <w:r w:rsidR="00562E39">
          <w:rPr>
            <w:rFonts w:ascii="Times New Roman" w:hAnsi="Times New Roman" w:cs="Times New Roman" w:hint="eastAsia"/>
          </w:rPr>
          <w:t xml:space="preserve">ker association analysis (Table 2). SNP666 has </w:t>
        </w:r>
      </w:ins>
      <w:ins w:id="302" w:author="Mycorn Shao" w:date="2016-10-12T23:06:00Z">
        <w:r w:rsidR="00562E39">
          <w:rPr>
            <w:rFonts w:ascii="Times New Roman" w:hAnsi="Times New Roman" w:cs="Times New Roman" w:hint="eastAsia"/>
          </w:rPr>
          <w:t xml:space="preserve">much smaller p-value </w:t>
        </w:r>
      </w:ins>
      <w:ins w:id="303" w:author="Mycorn Shao" w:date="2016-10-12T23:07:00Z">
        <w:r w:rsidR="00562E39">
          <w:rPr>
            <w:rFonts w:ascii="Times New Roman" w:hAnsi="Times New Roman" w:cs="Times New Roman" w:hint="eastAsia"/>
          </w:rPr>
          <w:t xml:space="preserve">(2.48E4) </w:t>
        </w:r>
      </w:ins>
      <w:ins w:id="304" w:author="Mycorn Shao" w:date="2016-10-12T23:06:00Z">
        <w:r w:rsidR="00562E39">
          <w:rPr>
            <w:rFonts w:ascii="Times New Roman" w:hAnsi="Times New Roman" w:cs="Times New Roman" w:hint="eastAsia"/>
          </w:rPr>
          <w:t>than SNP646</w:t>
        </w:r>
      </w:ins>
      <w:ins w:id="305" w:author="Mycorn Shao" w:date="2016-10-12T23:07:00Z">
        <w:r w:rsidR="00562E39">
          <w:rPr>
            <w:rFonts w:ascii="Times New Roman" w:hAnsi="Times New Roman" w:cs="Times New Roman" w:hint="eastAsia"/>
          </w:rPr>
          <w:t xml:space="preserve"> (2.33E6)</w:t>
        </w:r>
      </w:ins>
      <w:ins w:id="306" w:author="Mycorn Shao" w:date="2016-10-12T23:06:00Z">
        <w:r w:rsidR="00562E39">
          <w:rPr>
            <w:rFonts w:ascii="Times New Roman" w:hAnsi="Times New Roman" w:cs="Times New Roman" w:hint="eastAsia"/>
          </w:rPr>
          <w:t>.</w:t>
        </w:r>
      </w:ins>
      <w:ins w:id="307" w:author="Mycorn Shao" w:date="2016-10-12T23:05:00Z">
        <w:r w:rsidR="00562E39">
          <w:rPr>
            <w:rFonts w:ascii="Times New Roman" w:hAnsi="Times New Roman" w:cs="Times New Roman" w:hint="eastAsia"/>
          </w:rPr>
          <w:t xml:space="preserve"> </w:t>
        </w:r>
      </w:ins>
      <w:r w:rsidR="00975112" w:rsidRPr="007C1DDE">
        <w:rPr>
          <w:rFonts w:ascii="Times New Roman" w:hAnsi="Times New Roman" w:cs="Times New Roman"/>
        </w:rPr>
        <w:t>It is reasonable because the truncated protein from SNP</w:t>
      </w:r>
      <w:r w:rsidR="00C34144">
        <w:rPr>
          <w:rFonts w:ascii="Times New Roman" w:hAnsi="Times New Roman" w:cs="Times New Roman"/>
        </w:rPr>
        <w:t>+1607</w:t>
      </w:r>
      <w:r w:rsidR="00975112" w:rsidRPr="007C1DDE">
        <w:rPr>
          <w:rFonts w:ascii="Times New Roman" w:hAnsi="Times New Roman" w:cs="Times New Roman"/>
        </w:rPr>
        <w:t xml:space="preserve"> mutation </w:t>
      </w:r>
      <w:r w:rsidR="006E19E3">
        <w:rPr>
          <w:rFonts w:ascii="Times New Roman" w:hAnsi="Times New Roman" w:cs="Times New Roman"/>
        </w:rPr>
        <w:t xml:space="preserve">might </w:t>
      </w:r>
      <w:r w:rsidR="00E56A76">
        <w:rPr>
          <w:rFonts w:ascii="Times New Roman" w:hAnsi="Times New Roman" w:cs="Times New Roman"/>
        </w:rPr>
        <w:t>have</w:t>
      </w:r>
      <w:r w:rsidR="00975112" w:rsidRPr="007C1DDE">
        <w:rPr>
          <w:rFonts w:ascii="Times New Roman" w:hAnsi="Times New Roman" w:cs="Times New Roman"/>
        </w:rPr>
        <w:t xml:space="preserve"> more effect than the </w:t>
      </w:r>
      <w:proofErr w:type="spellStart"/>
      <w:r w:rsidR="00975112" w:rsidRPr="007C1DDE">
        <w:rPr>
          <w:rFonts w:ascii="Times New Roman" w:hAnsi="Times New Roman" w:cs="Times New Roman"/>
        </w:rPr>
        <w:t>mis</w:t>
      </w:r>
      <w:proofErr w:type="spellEnd"/>
      <w:r w:rsidR="00975112" w:rsidRPr="007C1DDE">
        <w:rPr>
          <w:rFonts w:ascii="Times New Roman" w:hAnsi="Times New Roman" w:cs="Times New Roman"/>
        </w:rPr>
        <w:t>-splicing mutation in SNP</w:t>
      </w:r>
      <w:r w:rsidR="00C34144">
        <w:rPr>
          <w:rFonts w:ascii="Times New Roman" w:hAnsi="Times New Roman" w:cs="Times New Roman"/>
        </w:rPr>
        <w:t>+1587</w:t>
      </w:r>
      <w:r w:rsidR="00975112" w:rsidRPr="007C1DDE">
        <w:rPr>
          <w:rFonts w:ascii="Times New Roman" w:hAnsi="Times New Roman" w:cs="Times New Roman"/>
        </w:rPr>
        <w:t xml:space="preserve"> on gene function. </w:t>
      </w:r>
      <w:r w:rsidR="002B10D5" w:rsidRPr="007C1DDE">
        <w:rPr>
          <w:rFonts w:ascii="Times New Roman" w:hAnsi="Times New Roman" w:cs="Times New Roman"/>
        </w:rPr>
        <w:t xml:space="preserve">This difference needs further validation with more </w:t>
      </w:r>
      <w:ins w:id="308" w:author="Mycorn Shao" w:date="2016-10-12T23:09:00Z">
        <w:r w:rsidR="00562E39">
          <w:rPr>
            <w:rFonts w:ascii="Times New Roman" w:hAnsi="Times New Roman" w:cs="Times New Roman" w:hint="eastAsia"/>
          </w:rPr>
          <w:t xml:space="preserve">genotypes with </w:t>
        </w:r>
      </w:ins>
      <w:r w:rsidR="00975112" w:rsidRPr="007C1DDE">
        <w:rPr>
          <w:rFonts w:ascii="Times New Roman" w:hAnsi="Times New Roman" w:cs="Times New Roman"/>
        </w:rPr>
        <w:t>SRS</w:t>
      </w:r>
      <w:r w:rsidR="0052053B" w:rsidRPr="007C1DDE">
        <w:rPr>
          <w:rFonts w:ascii="Times New Roman" w:hAnsi="Times New Roman" w:cs="Times New Roman"/>
        </w:rPr>
        <w:t xml:space="preserve"> haplotype </w:t>
      </w:r>
      <w:r w:rsidR="002B10D5" w:rsidRPr="007C1DDE">
        <w:rPr>
          <w:rFonts w:ascii="Times New Roman" w:hAnsi="Times New Roman" w:cs="Times New Roman"/>
        </w:rPr>
        <w:t xml:space="preserve">because there were only four cultivars </w:t>
      </w:r>
      <w:r w:rsidR="00975112" w:rsidRPr="007C1DDE">
        <w:rPr>
          <w:rFonts w:ascii="Times New Roman" w:hAnsi="Times New Roman" w:cs="Times New Roman"/>
        </w:rPr>
        <w:t>in this</w:t>
      </w:r>
      <w:r w:rsidR="002B10D5" w:rsidRPr="007C1DDE">
        <w:rPr>
          <w:rFonts w:ascii="Times New Roman" w:hAnsi="Times New Roman" w:cs="Times New Roman"/>
        </w:rPr>
        <w:t xml:space="preserve"> haplotype</w:t>
      </w:r>
      <w:r w:rsidR="00975112" w:rsidRPr="007C1DDE">
        <w:rPr>
          <w:rFonts w:ascii="Times New Roman" w:hAnsi="Times New Roman" w:cs="Times New Roman"/>
        </w:rPr>
        <w:t xml:space="preserve"> group</w:t>
      </w:r>
      <w:r w:rsidR="002B10D5" w:rsidRPr="007C1DDE">
        <w:rPr>
          <w:rFonts w:ascii="Times New Roman" w:hAnsi="Times New Roman" w:cs="Times New Roman"/>
        </w:rPr>
        <w:t>.</w:t>
      </w:r>
      <w:r w:rsidR="00E72EF2" w:rsidRPr="007C1DDE">
        <w:rPr>
          <w:rFonts w:ascii="Times New Roman" w:hAnsi="Times New Roman" w:cs="Times New Roman"/>
        </w:rPr>
        <w:t xml:space="preserve"> </w:t>
      </w:r>
      <w:bookmarkStart w:id="309" w:name="_GoBack"/>
      <w:bookmarkEnd w:id="309"/>
    </w:p>
    <w:p w14:paraId="5AC679DC" w14:textId="77777777" w:rsidR="002B10D5" w:rsidRPr="007C1DDE" w:rsidRDefault="002B10D5" w:rsidP="006814D8">
      <w:pPr>
        <w:tabs>
          <w:tab w:val="left" w:pos="2835"/>
          <w:tab w:val="left" w:pos="2977"/>
          <w:tab w:val="left" w:pos="3402"/>
        </w:tabs>
        <w:ind w:rightChars="345" w:right="828" w:hanging="1"/>
        <w:contextualSpacing/>
        <w:rPr>
          <w:rFonts w:ascii="Times New Roman" w:hAnsi="Times New Roman" w:cs="Times New Roman"/>
          <w:b/>
        </w:rPr>
      </w:pPr>
    </w:p>
    <w:p w14:paraId="7B8925B1" w14:textId="78D5C29F" w:rsidR="001720D0" w:rsidRPr="007C1DDE" w:rsidRDefault="001720D0"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rPr>
        <w:t xml:space="preserve">Association and haplotype </w:t>
      </w:r>
      <w:r w:rsidR="00527AB7" w:rsidRPr="007C1DDE">
        <w:rPr>
          <w:rFonts w:ascii="Times New Roman" w:hAnsi="Times New Roman" w:cs="Times New Roman"/>
          <w:b/>
        </w:rPr>
        <w:t>analysis</w:t>
      </w:r>
      <w:r w:rsidRPr="007C1DDE">
        <w:rPr>
          <w:rFonts w:ascii="Times New Roman" w:hAnsi="Times New Roman" w:cs="Times New Roman"/>
          <w:b/>
        </w:rPr>
        <w:t xml:space="preserve"> </w:t>
      </w:r>
      <w:r w:rsidR="00527AB7" w:rsidRPr="007C1DDE">
        <w:rPr>
          <w:rFonts w:ascii="Times New Roman" w:hAnsi="Times New Roman" w:cs="Times New Roman"/>
          <w:b/>
        </w:rPr>
        <w:t>of</w:t>
      </w:r>
      <w:r w:rsidRPr="007C1DDE">
        <w:rPr>
          <w:rFonts w:ascii="Times New Roman" w:hAnsi="Times New Roman" w:cs="Times New Roman"/>
          <w:b/>
        </w:rPr>
        <w:t xml:space="preserve"> the three </w:t>
      </w:r>
      <w:r w:rsidR="00370176">
        <w:rPr>
          <w:rFonts w:ascii="Times New Roman" w:hAnsi="Times New Roman" w:cs="Times New Roman"/>
          <w:b/>
        </w:rPr>
        <w:t>causal</w:t>
      </w:r>
      <w:r w:rsidR="00370176" w:rsidRPr="007C1DDE">
        <w:rPr>
          <w:rFonts w:ascii="Times New Roman" w:hAnsi="Times New Roman" w:cs="Times New Roman"/>
          <w:b/>
        </w:rPr>
        <w:t xml:space="preserve"> </w:t>
      </w:r>
      <w:r w:rsidRPr="007C1DDE">
        <w:rPr>
          <w:rFonts w:ascii="Times New Roman" w:hAnsi="Times New Roman" w:cs="Times New Roman"/>
          <w:b/>
        </w:rPr>
        <w:t>SNP mutations in practical wheat breeding programs</w:t>
      </w:r>
    </w:p>
    <w:p w14:paraId="52F65045" w14:textId="0A1E1CD9" w:rsidR="008113EA" w:rsidRPr="007C1DDE" w:rsidRDefault="00EC59D1" w:rsidP="006814D8">
      <w:pPr>
        <w:tabs>
          <w:tab w:val="left" w:pos="2835"/>
          <w:tab w:val="left" w:pos="2977"/>
          <w:tab w:val="left" w:pos="3402"/>
        </w:tabs>
        <w:ind w:rightChars="345" w:right="828" w:hanging="1"/>
        <w:contextualSpacing/>
        <w:rPr>
          <w:rFonts w:ascii="Times New Roman" w:hAnsi="Times New Roman" w:cs="Times New Roman"/>
        </w:rPr>
      </w:pPr>
      <w:r>
        <w:rPr>
          <w:rFonts w:ascii="Times New Roman" w:hAnsi="Times New Roman" w:cs="Times New Roman"/>
        </w:rPr>
        <w:t xml:space="preserve">All of the three casual mutations were proved having significant effect on pre-harvest sprouting and germination index (Table 3 and 5). </w:t>
      </w:r>
      <w:r w:rsidR="00E56A76">
        <w:rPr>
          <w:rFonts w:ascii="Times New Roman" w:hAnsi="Times New Roman" w:cs="Times New Roman"/>
        </w:rPr>
        <w:t xml:space="preserve">In </w:t>
      </w:r>
      <w:r w:rsidR="00A901AD">
        <w:rPr>
          <w:rFonts w:ascii="Times New Roman" w:hAnsi="Times New Roman" w:cs="Times New Roman"/>
        </w:rPr>
        <w:t>the</w:t>
      </w:r>
      <w:r w:rsidR="001A429C" w:rsidRPr="007C1DDE">
        <w:rPr>
          <w:rFonts w:ascii="Times New Roman" w:hAnsi="Times New Roman" w:cs="Times New Roman"/>
        </w:rPr>
        <w:t xml:space="preserve"> association analys</w:t>
      </w:r>
      <w:r w:rsidR="00E56A76">
        <w:rPr>
          <w:rFonts w:ascii="Times New Roman" w:hAnsi="Times New Roman" w:cs="Times New Roman"/>
        </w:rPr>
        <w:t>e</w:t>
      </w:r>
      <w:r w:rsidR="001A429C" w:rsidRPr="007C1DDE">
        <w:rPr>
          <w:rFonts w:ascii="Times New Roman" w:hAnsi="Times New Roman" w:cs="Times New Roman"/>
        </w:rPr>
        <w:t>s</w:t>
      </w:r>
      <w:r>
        <w:rPr>
          <w:rFonts w:ascii="Times New Roman" w:hAnsi="Times New Roman" w:cs="Times New Roman"/>
        </w:rPr>
        <w:t xml:space="preserve"> </w:t>
      </w:r>
      <w:r w:rsidR="006E19E3">
        <w:rPr>
          <w:rFonts w:ascii="Times New Roman" w:hAnsi="Times New Roman" w:cs="Times New Roman"/>
        </w:rPr>
        <w:t xml:space="preserve">using </w:t>
      </w:r>
      <w:r>
        <w:rPr>
          <w:rFonts w:ascii="Times New Roman" w:hAnsi="Times New Roman" w:cs="Times New Roman"/>
        </w:rPr>
        <w:t>breeding lines</w:t>
      </w:r>
      <w:r w:rsidR="001A429C" w:rsidRPr="007C1DDE">
        <w:rPr>
          <w:rFonts w:ascii="Times New Roman" w:hAnsi="Times New Roman" w:cs="Times New Roman"/>
        </w:rPr>
        <w:t>, t</w:t>
      </w:r>
      <w:r w:rsidR="004479DD" w:rsidRPr="007C1DDE">
        <w:rPr>
          <w:rFonts w:ascii="Times New Roman" w:hAnsi="Times New Roman" w:cs="Times New Roman"/>
        </w:rPr>
        <w:t xml:space="preserve">he </w:t>
      </w:r>
      <w:r>
        <w:rPr>
          <w:rFonts w:ascii="Times New Roman" w:hAnsi="Times New Roman" w:cs="Times New Roman"/>
        </w:rPr>
        <w:t xml:space="preserve">highest correlation coefficient was detected in the </w:t>
      </w:r>
      <w:r w:rsidR="004479DD" w:rsidRPr="007C1DDE">
        <w:rPr>
          <w:rFonts w:ascii="Times New Roman" w:hAnsi="Times New Roman" w:cs="Times New Roman"/>
        </w:rPr>
        <w:t xml:space="preserve">promoter mutation </w:t>
      </w:r>
      <w:r w:rsidR="00C461F2" w:rsidRPr="007C1DDE">
        <w:rPr>
          <w:rFonts w:ascii="Times New Roman" w:hAnsi="Times New Roman" w:cs="Times New Roman"/>
        </w:rPr>
        <w:t xml:space="preserve">SNP-222 </w:t>
      </w:r>
      <w:r>
        <w:rPr>
          <w:rFonts w:ascii="Times New Roman" w:hAnsi="Times New Roman" w:cs="Times New Roman"/>
        </w:rPr>
        <w:t xml:space="preserve">and </w:t>
      </w:r>
      <w:r w:rsidR="004479DD" w:rsidRPr="007C1DDE">
        <w:rPr>
          <w:rFonts w:ascii="Times New Roman" w:hAnsi="Times New Roman" w:cs="Times New Roman"/>
        </w:rPr>
        <w:t xml:space="preserve">explained </w:t>
      </w:r>
      <w:r>
        <w:rPr>
          <w:rFonts w:ascii="Times New Roman" w:hAnsi="Times New Roman" w:cs="Times New Roman"/>
        </w:rPr>
        <w:t>more</w:t>
      </w:r>
      <w:r w:rsidR="004479DD" w:rsidRPr="007C1DDE">
        <w:rPr>
          <w:rFonts w:ascii="Times New Roman" w:hAnsi="Times New Roman" w:cs="Times New Roman"/>
        </w:rPr>
        <w:t xml:space="preserve"> phenotypic variance </w:t>
      </w:r>
      <w:r>
        <w:rPr>
          <w:rFonts w:ascii="Times New Roman" w:hAnsi="Times New Roman" w:cs="Times New Roman"/>
        </w:rPr>
        <w:t>than the other two coding region</w:t>
      </w:r>
      <w:r w:rsidR="004479DD" w:rsidRPr="007C1DDE">
        <w:rPr>
          <w:rFonts w:ascii="Times New Roman" w:hAnsi="Times New Roman" w:cs="Times New Roman"/>
        </w:rPr>
        <w:t xml:space="preserve"> mutation</w:t>
      </w:r>
      <w:r w:rsidR="00C461F2" w:rsidRPr="007C1DDE">
        <w:rPr>
          <w:rFonts w:ascii="Times New Roman" w:hAnsi="Times New Roman" w:cs="Times New Roman"/>
        </w:rPr>
        <w:t xml:space="preserve">s. </w:t>
      </w:r>
      <w:r w:rsidR="00E73C94" w:rsidRPr="007C1DDE">
        <w:rPr>
          <w:rFonts w:ascii="Times New Roman" w:hAnsi="Times New Roman" w:cs="Times New Roman"/>
        </w:rPr>
        <w:t xml:space="preserve">The </w:t>
      </w:r>
      <w:r w:rsidR="006F0CC9" w:rsidRPr="007C1DDE">
        <w:rPr>
          <w:rFonts w:ascii="Times New Roman" w:hAnsi="Times New Roman" w:cs="Times New Roman"/>
        </w:rPr>
        <w:t xml:space="preserve">significant </w:t>
      </w:r>
      <w:r w:rsidR="00E73C94" w:rsidRPr="007C1DDE">
        <w:rPr>
          <w:rFonts w:ascii="Times New Roman" w:hAnsi="Times New Roman" w:cs="Times New Roman"/>
        </w:rPr>
        <w:t xml:space="preserve">phenotypic effect </w:t>
      </w:r>
      <w:r w:rsidR="006F0CC9" w:rsidRPr="007C1DDE">
        <w:rPr>
          <w:rFonts w:ascii="Times New Roman" w:hAnsi="Times New Roman" w:cs="Times New Roman"/>
        </w:rPr>
        <w:t>of</w:t>
      </w:r>
      <w:r w:rsidR="00E73C94" w:rsidRPr="007C1DDE">
        <w:rPr>
          <w:rFonts w:ascii="Times New Roman" w:hAnsi="Times New Roman" w:cs="Times New Roman"/>
        </w:rPr>
        <w:t xml:space="preserve"> SNP-222 </w:t>
      </w:r>
      <w:r w:rsidR="0057100F" w:rsidRPr="007C1DDE">
        <w:rPr>
          <w:rFonts w:ascii="Times New Roman" w:hAnsi="Times New Roman" w:cs="Times New Roman"/>
        </w:rPr>
        <w:t xml:space="preserve">on sprouting rate and germination index </w:t>
      </w:r>
      <w:r w:rsidR="00E73C94" w:rsidRPr="007C1DDE">
        <w:rPr>
          <w:rFonts w:ascii="Times New Roman" w:hAnsi="Times New Roman" w:cs="Times New Roman"/>
        </w:rPr>
        <w:t xml:space="preserve">is </w:t>
      </w:r>
      <w:r w:rsidR="006F0CC9" w:rsidRPr="007C1DDE">
        <w:rPr>
          <w:rFonts w:ascii="Times New Roman" w:hAnsi="Times New Roman" w:cs="Times New Roman"/>
        </w:rPr>
        <w:t xml:space="preserve">a </w:t>
      </w:r>
      <w:r w:rsidR="00E73C94" w:rsidRPr="007C1DDE">
        <w:rPr>
          <w:rFonts w:ascii="Times New Roman" w:hAnsi="Times New Roman" w:cs="Times New Roman"/>
        </w:rPr>
        <w:t xml:space="preserve">valuable </w:t>
      </w:r>
      <w:r w:rsidR="006F0CC9" w:rsidRPr="007C1DDE">
        <w:rPr>
          <w:rFonts w:ascii="Times New Roman" w:hAnsi="Times New Roman" w:cs="Times New Roman"/>
        </w:rPr>
        <w:t xml:space="preserve">complementation and </w:t>
      </w:r>
      <w:r w:rsidR="00E73C94" w:rsidRPr="007C1DDE">
        <w:rPr>
          <w:rFonts w:ascii="Times New Roman" w:hAnsi="Times New Roman" w:cs="Times New Roman"/>
        </w:rPr>
        <w:t xml:space="preserve">validation to </w:t>
      </w:r>
      <w:r w:rsidR="00AD62FB" w:rsidRPr="007C1DDE">
        <w:rPr>
          <w:rFonts w:ascii="Times New Roman" w:hAnsi="Times New Roman" w:cs="Times New Roman"/>
        </w:rPr>
        <w:t xml:space="preserve">the importance of </w:t>
      </w:r>
      <w:r w:rsidR="00AD62FB">
        <w:rPr>
          <w:rFonts w:ascii="Times New Roman" w:hAnsi="Times New Roman" w:cs="Times New Roman" w:hint="eastAsia"/>
        </w:rPr>
        <w:t xml:space="preserve">the </w:t>
      </w:r>
      <w:r w:rsidR="00AD62FB" w:rsidRPr="007C1DDE">
        <w:rPr>
          <w:rFonts w:ascii="Times New Roman" w:hAnsi="Times New Roman" w:cs="Times New Roman"/>
        </w:rPr>
        <w:t xml:space="preserve">promoter </w:t>
      </w:r>
      <w:r w:rsidR="00AD62FB">
        <w:rPr>
          <w:rFonts w:ascii="Times New Roman" w:hAnsi="Times New Roman" w:cs="Times New Roman" w:hint="eastAsia"/>
        </w:rPr>
        <w:t>for the normal gene function on PHS resistance</w:t>
      </w:r>
      <w:r w:rsidR="0057100F" w:rsidRPr="007C1DDE">
        <w:rPr>
          <w:rFonts w:ascii="Times New Roman" w:hAnsi="Times New Roman" w:cs="Times New Roman"/>
        </w:rPr>
        <w:t xml:space="preserve">. </w:t>
      </w:r>
      <w:r w:rsidR="00AD62FB">
        <w:rPr>
          <w:rFonts w:ascii="Times New Roman" w:hAnsi="Times New Roman" w:cs="Times New Roman" w:hint="eastAsia"/>
        </w:rPr>
        <w:t>Especially</w:t>
      </w:r>
      <w:r>
        <w:rPr>
          <w:rFonts w:ascii="Times New Roman" w:hAnsi="Times New Roman" w:cs="Times New Roman"/>
        </w:rPr>
        <w:t>,</w:t>
      </w:r>
      <w:r w:rsidR="0057100F" w:rsidRPr="007C1DDE">
        <w:rPr>
          <w:rFonts w:ascii="Times New Roman" w:hAnsi="Times New Roman" w:cs="Times New Roman"/>
        </w:rPr>
        <w:t xml:space="preserve"> </w:t>
      </w:r>
      <w:r w:rsidR="00E93588">
        <w:rPr>
          <w:rFonts w:ascii="Times New Roman" w:hAnsi="Times New Roman" w:cs="Times New Roman"/>
        </w:rPr>
        <w:t xml:space="preserve">the promoter mutation effect on </w:t>
      </w:r>
      <w:r w:rsidR="00AD62FB">
        <w:rPr>
          <w:rFonts w:ascii="Times New Roman" w:hAnsi="Times New Roman" w:cs="Times New Roman" w:hint="eastAsia"/>
        </w:rPr>
        <w:t xml:space="preserve">PHS and </w:t>
      </w:r>
      <w:r w:rsidR="00E93588">
        <w:rPr>
          <w:rFonts w:ascii="Times New Roman" w:hAnsi="Times New Roman" w:cs="Times New Roman"/>
        </w:rPr>
        <w:t xml:space="preserve">germination </w:t>
      </w:r>
      <w:r w:rsidR="00AD62FB">
        <w:rPr>
          <w:rFonts w:ascii="Times New Roman" w:hAnsi="Times New Roman" w:cs="Times New Roman" w:hint="eastAsia"/>
        </w:rPr>
        <w:t xml:space="preserve">index </w:t>
      </w:r>
      <w:r w:rsidR="00E93588">
        <w:rPr>
          <w:rFonts w:ascii="Times New Roman" w:hAnsi="Times New Roman" w:cs="Times New Roman"/>
        </w:rPr>
        <w:t xml:space="preserve">was </w:t>
      </w:r>
      <w:r w:rsidR="00AD62FB">
        <w:rPr>
          <w:rFonts w:ascii="Times New Roman" w:hAnsi="Times New Roman" w:cs="Times New Roman" w:hint="eastAsia"/>
        </w:rPr>
        <w:t>evaluated</w:t>
      </w:r>
      <w:r w:rsidR="00AD62FB">
        <w:rPr>
          <w:rFonts w:ascii="Times New Roman" w:hAnsi="Times New Roman" w:cs="Times New Roman"/>
        </w:rPr>
        <w:t xml:space="preserve"> </w:t>
      </w:r>
      <w:r w:rsidR="00E93588">
        <w:rPr>
          <w:rFonts w:ascii="Times New Roman" w:hAnsi="Times New Roman" w:cs="Times New Roman"/>
        </w:rPr>
        <w:t xml:space="preserve">with grains </w:t>
      </w:r>
      <w:r w:rsidR="00AD62FB">
        <w:rPr>
          <w:rFonts w:ascii="Times New Roman" w:hAnsi="Times New Roman" w:cs="Times New Roman" w:hint="eastAsia"/>
        </w:rPr>
        <w:t>ripening</w:t>
      </w:r>
      <w:r w:rsidR="00AD62FB">
        <w:rPr>
          <w:rFonts w:ascii="Times New Roman" w:hAnsi="Times New Roman" w:cs="Times New Roman"/>
        </w:rPr>
        <w:t xml:space="preserve"> </w:t>
      </w:r>
      <w:r w:rsidR="00E93588">
        <w:rPr>
          <w:rFonts w:ascii="Times New Roman" w:hAnsi="Times New Roman" w:cs="Times New Roman"/>
        </w:rPr>
        <w:t xml:space="preserve">at normal field temperature other than the </w:t>
      </w:r>
      <w:r w:rsidR="00AD62FB">
        <w:rPr>
          <w:rFonts w:ascii="Times New Roman" w:hAnsi="Times New Roman" w:cs="Times New Roman" w:hint="eastAsia"/>
        </w:rPr>
        <w:t xml:space="preserve">grains ripening at </w:t>
      </w:r>
      <w:commentRangeStart w:id="310"/>
      <w:r w:rsidR="00E93588" w:rsidRPr="007C1DDE">
        <w:rPr>
          <w:rFonts w:ascii="Times New Roman" w:hAnsi="Times New Roman" w:cs="Times New Roman"/>
        </w:rPr>
        <w:t xml:space="preserve">extremely lower temperature (13°C) </w:t>
      </w:r>
      <w:commentRangeEnd w:id="310"/>
      <w:r w:rsidR="006E19E3">
        <w:rPr>
          <w:rStyle w:val="ab"/>
        </w:rPr>
        <w:commentReference w:id="310"/>
      </w:r>
      <w:r w:rsidR="00E93588">
        <w:rPr>
          <w:rFonts w:ascii="Times New Roman" w:hAnsi="Times New Roman" w:cs="Times New Roman"/>
        </w:rPr>
        <w:t xml:space="preserve">used by </w:t>
      </w:r>
      <w:r w:rsidR="00E93588">
        <w:rPr>
          <w:rFonts w:ascii="Times New Roman" w:hAnsi="Times New Roman" w:cs="Times New Roman"/>
          <w:noProof/>
        </w:rPr>
        <w:t xml:space="preserve">Nakamura et al. when cloning the </w:t>
      </w:r>
      <w:r w:rsidR="0057100F" w:rsidRPr="007C1DDE">
        <w:rPr>
          <w:rFonts w:ascii="Times New Roman" w:hAnsi="Times New Roman" w:cs="Times New Roman"/>
          <w:i/>
        </w:rPr>
        <w:t>MFT-3A</w:t>
      </w:r>
      <w:r w:rsidR="0057100F" w:rsidRPr="007C1DDE">
        <w:rPr>
          <w:rFonts w:ascii="Times New Roman" w:hAnsi="Times New Roman" w:cs="Times New Roman"/>
        </w:rPr>
        <w:t xml:space="preserve"> gene </w:t>
      </w:r>
      <w:r w:rsidR="0057100F" w:rsidRPr="007C1DDE">
        <w:rPr>
          <w:rFonts w:ascii="Times New Roman" w:hAnsi="Times New Roman" w:cs="Times New Roman"/>
        </w:rPr>
        <w:fldChar w:fldCharType="begin">
          <w:fldData xml:space="preserve">PEVuZE5vdGU+PENpdGU+PEF1dGhvcj5OYWthbXVyYTwvQXV0aG9yPjxZZWFyPjIwMTE8L1llYXI+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==
</w:fldData>
        </w:fldChar>
      </w:r>
      <w:r w:rsidR="001D264F">
        <w:rPr>
          <w:rFonts w:ascii="Times New Roman" w:hAnsi="Times New Roman" w:cs="Times New Roman"/>
        </w:rPr>
        <w:instrText xml:space="preserve"> ADDIN EN.CITE </w:instrText>
      </w:r>
      <w:r w:rsidR="001D264F">
        <w:rPr>
          <w:rFonts w:ascii="Times New Roman" w:hAnsi="Times New Roman" w:cs="Times New Roman"/>
        </w:rPr>
        <w:fldChar w:fldCharType="begin">
          <w:fldData xml:space="preserve">PEVuZE5vdGU+PENpdGU+PEF1dGhvcj5OYWthbXVyYTwvQXV0aG9yPjxZZWFyPjIwMTE8L1llYXI+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==
</w:fldData>
        </w:fldChar>
      </w:r>
      <w:r w:rsidR="001D264F">
        <w:rPr>
          <w:rFonts w:ascii="Times New Roman" w:hAnsi="Times New Roman" w:cs="Times New Roman"/>
        </w:rPr>
        <w:instrText xml:space="preserve"> ADDIN EN.CITE.DATA </w:instrText>
      </w:r>
      <w:r w:rsidR="001D264F">
        <w:rPr>
          <w:rFonts w:ascii="Times New Roman" w:hAnsi="Times New Roman" w:cs="Times New Roman"/>
        </w:rPr>
      </w:r>
      <w:r w:rsidR="001D264F">
        <w:rPr>
          <w:rFonts w:ascii="Times New Roman" w:hAnsi="Times New Roman" w:cs="Times New Roman"/>
        </w:rPr>
        <w:fldChar w:fldCharType="end"/>
      </w:r>
      <w:r w:rsidR="0057100F" w:rsidRPr="007C1DDE">
        <w:rPr>
          <w:rFonts w:ascii="Times New Roman" w:hAnsi="Times New Roman" w:cs="Times New Roman"/>
        </w:rPr>
      </w:r>
      <w:r w:rsidR="0057100F" w:rsidRPr="007C1DDE">
        <w:rPr>
          <w:rFonts w:ascii="Times New Roman" w:hAnsi="Times New Roman" w:cs="Times New Roman"/>
        </w:rPr>
        <w:fldChar w:fldCharType="separate"/>
      </w:r>
      <w:r w:rsidR="001D264F">
        <w:rPr>
          <w:rFonts w:ascii="Times New Roman" w:hAnsi="Times New Roman" w:cs="Times New Roman"/>
          <w:noProof/>
        </w:rPr>
        <w:t>(</w:t>
      </w:r>
      <w:r w:rsidR="001D264F" w:rsidRPr="001D264F">
        <w:rPr>
          <w:rFonts w:ascii="Times New Roman" w:hAnsi="Times New Roman" w:cs="Times New Roman"/>
          <w:smallCaps/>
          <w:noProof/>
        </w:rPr>
        <w:t>Nakamura</w:t>
      </w:r>
      <w:r w:rsidR="001D264F" w:rsidRPr="001D264F">
        <w:rPr>
          <w:rFonts w:ascii="Times New Roman" w:hAnsi="Times New Roman" w:cs="Times New Roman"/>
          <w:i/>
          <w:noProof/>
        </w:rPr>
        <w:t xml:space="preserve"> et al.</w:t>
      </w:r>
      <w:r w:rsidR="001D264F">
        <w:rPr>
          <w:rFonts w:ascii="Times New Roman" w:hAnsi="Times New Roman" w:cs="Times New Roman"/>
          <w:noProof/>
        </w:rPr>
        <w:t xml:space="preserve"> 2011)</w:t>
      </w:r>
      <w:r w:rsidR="0057100F" w:rsidRPr="007C1DDE">
        <w:rPr>
          <w:rFonts w:ascii="Times New Roman" w:hAnsi="Times New Roman" w:cs="Times New Roman"/>
        </w:rPr>
        <w:fldChar w:fldCharType="end"/>
      </w:r>
      <w:r w:rsidR="0057100F" w:rsidRPr="007C1DDE">
        <w:rPr>
          <w:rFonts w:ascii="Times New Roman" w:hAnsi="Times New Roman" w:cs="Times New Roman"/>
        </w:rPr>
        <w:t xml:space="preserve">. </w:t>
      </w:r>
    </w:p>
    <w:p w14:paraId="12B5C508" w14:textId="2490CC4F" w:rsidR="008113EA" w:rsidRPr="007C1DDE" w:rsidRDefault="001709AA"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 xml:space="preserve">    </w:t>
      </w:r>
      <w:r w:rsidR="001A429C" w:rsidRPr="007C1DDE">
        <w:rPr>
          <w:rFonts w:ascii="Times New Roman" w:hAnsi="Times New Roman" w:cs="Times New Roman"/>
        </w:rPr>
        <w:t>For the haplotype analys</w:t>
      </w:r>
      <w:r w:rsidR="00E56A76">
        <w:rPr>
          <w:rFonts w:ascii="Times New Roman" w:hAnsi="Times New Roman" w:cs="Times New Roman"/>
        </w:rPr>
        <w:t>e</w:t>
      </w:r>
      <w:r w:rsidR="001A429C" w:rsidRPr="007C1DDE">
        <w:rPr>
          <w:rFonts w:ascii="Times New Roman" w:hAnsi="Times New Roman" w:cs="Times New Roman"/>
        </w:rPr>
        <w:t xml:space="preserve">s, </w:t>
      </w:r>
      <w:r w:rsidR="00196D39" w:rsidRPr="007C1DDE">
        <w:rPr>
          <w:rFonts w:ascii="Times New Roman" w:hAnsi="Times New Roman" w:cs="Times New Roman"/>
        </w:rPr>
        <w:t xml:space="preserve">there were two more informational haplotypes, RRS and RSS, detected in </w:t>
      </w:r>
      <w:r w:rsidR="00E56A76">
        <w:rPr>
          <w:rFonts w:ascii="Times New Roman" w:hAnsi="Times New Roman" w:cs="Times New Roman"/>
        </w:rPr>
        <w:t xml:space="preserve">these </w:t>
      </w:r>
      <w:r w:rsidR="00196D39" w:rsidRPr="007C1DDE">
        <w:rPr>
          <w:rFonts w:ascii="Times New Roman" w:hAnsi="Times New Roman" w:cs="Times New Roman"/>
        </w:rPr>
        <w:t xml:space="preserve">breeding lines than </w:t>
      </w:r>
      <w:r w:rsidR="00E56A76">
        <w:rPr>
          <w:rFonts w:ascii="Times New Roman" w:hAnsi="Times New Roman" w:cs="Times New Roman"/>
        </w:rPr>
        <w:t>the first</w:t>
      </w:r>
      <w:r w:rsidR="00196D39" w:rsidRPr="007C1DDE">
        <w:rPr>
          <w:rFonts w:ascii="Times New Roman" w:hAnsi="Times New Roman" w:cs="Times New Roman"/>
        </w:rPr>
        <w:t xml:space="preserve"> association panel. </w:t>
      </w:r>
      <w:r w:rsidR="001A429C" w:rsidRPr="007C1DDE">
        <w:rPr>
          <w:rFonts w:ascii="Times New Roman" w:hAnsi="Times New Roman" w:cs="Times New Roman"/>
        </w:rPr>
        <w:t xml:space="preserve">Instead of all the eight combinations from three SNP mutations, there were </w:t>
      </w:r>
      <w:r w:rsidR="00196D39" w:rsidRPr="007C1DDE">
        <w:rPr>
          <w:rFonts w:ascii="Times New Roman" w:hAnsi="Times New Roman" w:cs="Times New Roman"/>
        </w:rPr>
        <w:t>still t</w:t>
      </w:r>
      <w:r w:rsidR="001A429C" w:rsidRPr="007C1DDE">
        <w:rPr>
          <w:rFonts w:ascii="Times New Roman" w:hAnsi="Times New Roman" w:cs="Times New Roman"/>
        </w:rPr>
        <w:t xml:space="preserve">wo </w:t>
      </w:r>
      <w:r w:rsidR="00196D39" w:rsidRPr="007C1DDE">
        <w:rPr>
          <w:rFonts w:ascii="Times New Roman" w:hAnsi="Times New Roman" w:cs="Times New Roman"/>
        </w:rPr>
        <w:t>haplotypes,</w:t>
      </w:r>
      <w:r w:rsidR="001A429C" w:rsidRPr="007C1DDE">
        <w:rPr>
          <w:rFonts w:ascii="Times New Roman" w:hAnsi="Times New Roman" w:cs="Times New Roman"/>
        </w:rPr>
        <w:t xml:space="preserve"> SSR and RSR</w:t>
      </w:r>
      <w:r w:rsidR="00196D39" w:rsidRPr="007C1DDE">
        <w:rPr>
          <w:rFonts w:ascii="Times New Roman" w:hAnsi="Times New Roman" w:cs="Times New Roman"/>
        </w:rPr>
        <w:t>,</w:t>
      </w:r>
      <w:r w:rsidR="001A429C" w:rsidRPr="007C1DDE">
        <w:rPr>
          <w:rFonts w:ascii="Times New Roman" w:hAnsi="Times New Roman" w:cs="Times New Roman"/>
        </w:rPr>
        <w:t xml:space="preserve"> not observed in th</w:t>
      </w:r>
      <w:r w:rsidR="00196D39" w:rsidRPr="007C1DDE">
        <w:rPr>
          <w:rFonts w:ascii="Times New Roman" w:hAnsi="Times New Roman" w:cs="Times New Roman"/>
        </w:rPr>
        <w:t>is</w:t>
      </w:r>
      <w:r w:rsidR="001A429C" w:rsidRPr="007C1DDE">
        <w:rPr>
          <w:rFonts w:ascii="Times New Roman" w:hAnsi="Times New Roman" w:cs="Times New Roman"/>
        </w:rPr>
        <w:t xml:space="preserve"> </w:t>
      </w:r>
      <w:r w:rsidR="00196D39" w:rsidRPr="007C1DDE">
        <w:rPr>
          <w:rFonts w:ascii="Times New Roman" w:hAnsi="Times New Roman" w:cs="Times New Roman"/>
        </w:rPr>
        <w:t>set</w:t>
      </w:r>
      <w:r w:rsidR="001A429C" w:rsidRPr="007C1DDE">
        <w:rPr>
          <w:rFonts w:ascii="Times New Roman" w:hAnsi="Times New Roman" w:cs="Times New Roman"/>
        </w:rPr>
        <w:t xml:space="preserve"> of breeding lines. Missing of these two haplotypes might be due to the limitation of our population size or the rare allele frequency because the natural and artificial selection will reduce the allele frequency sharply when the trait is not favorable for crop viability itself or human preferences.</w:t>
      </w:r>
    </w:p>
    <w:p w14:paraId="77C87F3C" w14:textId="6FD6D539" w:rsidR="003F73DC" w:rsidRPr="007C1DDE" w:rsidRDefault="00196D39"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 xml:space="preserve">    Based on haplotype comparing results, p</w:t>
      </w:r>
      <w:r w:rsidR="003F73DC" w:rsidRPr="007C1DDE">
        <w:rPr>
          <w:rFonts w:ascii="Times New Roman" w:hAnsi="Times New Roman" w:cs="Times New Roman"/>
        </w:rPr>
        <w:t xml:space="preserve">romoter mutation can increase PHS and GI significantly and independently. </w:t>
      </w:r>
      <w:r w:rsidR="003C2EE2">
        <w:rPr>
          <w:rFonts w:ascii="Times New Roman" w:hAnsi="Times New Roman" w:cs="Times New Roman" w:hint="eastAsia"/>
        </w:rPr>
        <w:t xml:space="preserve">And </w:t>
      </w:r>
      <w:proofErr w:type="gramStart"/>
      <w:r w:rsidR="003C2EE2">
        <w:rPr>
          <w:rFonts w:ascii="Times New Roman" w:hAnsi="Times New Roman" w:cs="Times New Roman" w:hint="eastAsia"/>
        </w:rPr>
        <w:t>promoter mutation shown more effect than coding region mutations on SPR and GI</w:t>
      </w:r>
      <w:proofErr w:type="gramEnd"/>
      <w:r w:rsidR="003C2EE2">
        <w:rPr>
          <w:rFonts w:ascii="Times New Roman" w:hAnsi="Times New Roman" w:cs="Times New Roman" w:hint="eastAsia"/>
        </w:rPr>
        <w:t xml:space="preserve">. </w:t>
      </w:r>
      <w:r w:rsidR="00557585" w:rsidRPr="007C1DDE">
        <w:rPr>
          <w:rFonts w:ascii="Times New Roman" w:hAnsi="Times New Roman" w:cs="Times New Roman"/>
        </w:rPr>
        <w:t xml:space="preserve">Although </w:t>
      </w:r>
      <w:r w:rsidR="003F73DC" w:rsidRPr="007C1DDE">
        <w:rPr>
          <w:rFonts w:ascii="Times New Roman" w:hAnsi="Times New Roman" w:cs="Times New Roman"/>
        </w:rPr>
        <w:t xml:space="preserve">the coding region </w:t>
      </w:r>
      <w:r w:rsidR="00DC2124" w:rsidRPr="007C1DDE">
        <w:rPr>
          <w:rFonts w:ascii="Times New Roman" w:hAnsi="Times New Roman" w:cs="Times New Roman"/>
        </w:rPr>
        <w:t>mutation</w:t>
      </w:r>
      <w:r w:rsidR="003C2EE2">
        <w:rPr>
          <w:rFonts w:ascii="Times New Roman" w:hAnsi="Times New Roman" w:cs="Times New Roman" w:hint="eastAsia"/>
        </w:rPr>
        <w:t>s</w:t>
      </w:r>
      <w:r w:rsidR="00DC2124" w:rsidRPr="007C1DDE">
        <w:rPr>
          <w:rFonts w:ascii="Times New Roman" w:hAnsi="Times New Roman" w:cs="Times New Roman"/>
        </w:rPr>
        <w:t xml:space="preserve"> </w:t>
      </w:r>
      <w:r w:rsidR="003C2EE2">
        <w:rPr>
          <w:rFonts w:ascii="Times New Roman" w:hAnsi="Times New Roman" w:cs="Times New Roman" w:hint="eastAsia"/>
        </w:rPr>
        <w:t>are</w:t>
      </w:r>
      <w:r w:rsidR="003C2EE2" w:rsidRPr="007C1DDE">
        <w:rPr>
          <w:rFonts w:ascii="Times New Roman" w:hAnsi="Times New Roman" w:cs="Times New Roman"/>
        </w:rPr>
        <w:t xml:space="preserve"> </w:t>
      </w:r>
      <w:r w:rsidR="003F73DC" w:rsidRPr="007C1DDE">
        <w:rPr>
          <w:rFonts w:ascii="Times New Roman" w:hAnsi="Times New Roman" w:cs="Times New Roman"/>
        </w:rPr>
        <w:t>not as influential as promoter mutation</w:t>
      </w:r>
      <w:r w:rsidR="00557585" w:rsidRPr="007C1DDE">
        <w:rPr>
          <w:rFonts w:ascii="Times New Roman" w:hAnsi="Times New Roman" w:cs="Times New Roman"/>
        </w:rPr>
        <w:t>,</w:t>
      </w:r>
      <w:r w:rsidR="00DC2124" w:rsidRPr="007C1DDE">
        <w:rPr>
          <w:rFonts w:ascii="Times New Roman" w:hAnsi="Times New Roman" w:cs="Times New Roman"/>
        </w:rPr>
        <w:t xml:space="preserve"> the</w:t>
      </w:r>
      <w:r w:rsidR="003C2EE2">
        <w:rPr>
          <w:rFonts w:ascii="Times New Roman" w:hAnsi="Times New Roman" w:cs="Times New Roman" w:hint="eastAsia"/>
        </w:rPr>
        <w:t>ir</w:t>
      </w:r>
      <w:r w:rsidR="00DC2124" w:rsidRPr="007C1DDE">
        <w:rPr>
          <w:rFonts w:ascii="Times New Roman" w:hAnsi="Times New Roman" w:cs="Times New Roman"/>
        </w:rPr>
        <w:t xml:space="preserve"> effect will be enhanced </w:t>
      </w:r>
      <w:r w:rsidR="001F2805">
        <w:rPr>
          <w:rFonts w:ascii="Times New Roman" w:hAnsi="Times New Roman" w:cs="Times New Roman" w:hint="eastAsia"/>
        </w:rPr>
        <w:t xml:space="preserve">the </w:t>
      </w:r>
      <w:r w:rsidR="00DC2124" w:rsidRPr="007C1DDE">
        <w:rPr>
          <w:rFonts w:ascii="Times New Roman" w:hAnsi="Times New Roman" w:cs="Times New Roman"/>
        </w:rPr>
        <w:t>mutation</w:t>
      </w:r>
      <w:r w:rsidR="001F2805">
        <w:rPr>
          <w:rFonts w:ascii="Times New Roman" w:hAnsi="Times New Roman" w:cs="Times New Roman" w:hint="eastAsia"/>
        </w:rPr>
        <w:t xml:space="preserve"> effect of promoter SNP-222</w:t>
      </w:r>
      <w:r w:rsidR="003F73DC" w:rsidRPr="007C1DDE">
        <w:rPr>
          <w:rFonts w:ascii="Times New Roman" w:hAnsi="Times New Roman" w:cs="Times New Roman"/>
        </w:rPr>
        <w:t>.</w:t>
      </w:r>
      <w:r w:rsidR="00DC2124" w:rsidRPr="007C1DDE">
        <w:rPr>
          <w:rFonts w:ascii="Times New Roman" w:hAnsi="Times New Roman" w:cs="Times New Roman"/>
        </w:rPr>
        <w:t xml:space="preserve"> </w:t>
      </w:r>
      <w:r w:rsidR="001F2805">
        <w:rPr>
          <w:rFonts w:ascii="Times New Roman" w:hAnsi="Times New Roman" w:cs="Times New Roman" w:hint="eastAsia"/>
        </w:rPr>
        <w:t>Meanwhile</w:t>
      </w:r>
      <w:r w:rsidR="00557585" w:rsidRPr="007C1DDE">
        <w:rPr>
          <w:rFonts w:ascii="Times New Roman" w:hAnsi="Times New Roman" w:cs="Times New Roman"/>
        </w:rPr>
        <w:t xml:space="preserve">, </w:t>
      </w:r>
      <w:r w:rsidR="00DC2124" w:rsidRPr="007C1DDE">
        <w:rPr>
          <w:rFonts w:ascii="Times New Roman" w:hAnsi="Times New Roman" w:cs="Times New Roman"/>
        </w:rPr>
        <w:t xml:space="preserve">the mutation effect of the coding region </w:t>
      </w:r>
      <w:r w:rsidR="008A4268">
        <w:rPr>
          <w:rFonts w:ascii="Times New Roman" w:hAnsi="Times New Roman" w:cs="Times New Roman" w:hint="eastAsia"/>
        </w:rPr>
        <w:t xml:space="preserve">SNP+1587 and SNP+1607 </w:t>
      </w:r>
      <w:r w:rsidR="001F2805">
        <w:rPr>
          <w:rFonts w:ascii="Times New Roman" w:hAnsi="Times New Roman" w:cs="Times New Roman" w:hint="eastAsia"/>
        </w:rPr>
        <w:t>varied</w:t>
      </w:r>
      <w:r w:rsidR="00DC2124" w:rsidRPr="007C1DDE">
        <w:rPr>
          <w:rFonts w:ascii="Times New Roman" w:hAnsi="Times New Roman" w:cs="Times New Roman"/>
        </w:rPr>
        <w:t xml:space="preserve"> </w:t>
      </w:r>
      <w:r w:rsidR="001F2805">
        <w:rPr>
          <w:rFonts w:ascii="Times New Roman" w:hAnsi="Times New Roman" w:cs="Times New Roman" w:hint="eastAsia"/>
        </w:rPr>
        <w:t>with</w:t>
      </w:r>
      <w:r w:rsidR="001F2805" w:rsidRPr="007C1DDE">
        <w:rPr>
          <w:rFonts w:ascii="Times New Roman" w:hAnsi="Times New Roman" w:cs="Times New Roman"/>
        </w:rPr>
        <w:t xml:space="preserve"> </w:t>
      </w:r>
      <w:r w:rsidR="00DC2124" w:rsidRPr="007C1DDE">
        <w:rPr>
          <w:rFonts w:ascii="Times New Roman" w:hAnsi="Times New Roman" w:cs="Times New Roman"/>
        </w:rPr>
        <w:t xml:space="preserve">the allele type of </w:t>
      </w:r>
      <w:r w:rsidR="001F2805">
        <w:rPr>
          <w:rFonts w:ascii="Times New Roman" w:hAnsi="Times New Roman" w:cs="Times New Roman" w:hint="eastAsia"/>
        </w:rPr>
        <w:t xml:space="preserve">the </w:t>
      </w:r>
      <w:r w:rsidR="00DC2124" w:rsidRPr="007C1DDE">
        <w:rPr>
          <w:rFonts w:ascii="Times New Roman" w:hAnsi="Times New Roman" w:cs="Times New Roman"/>
        </w:rPr>
        <w:t>promoter SNP-222</w:t>
      </w:r>
      <w:r w:rsidR="001F2805">
        <w:rPr>
          <w:rFonts w:ascii="Times New Roman" w:hAnsi="Times New Roman" w:cs="Times New Roman" w:hint="eastAsia"/>
        </w:rPr>
        <w:t xml:space="preserve"> site</w:t>
      </w:r>
      <w:r w:rsidR="00DC2124" w:rsidRPr="007C1DDE">
        <w:rPr>
          <w:rFonts w:ascii="Times New Roman" w:hAnsi="Times New Roman" w:cs="Times New Roman"/>
        </w:rPr>
        <w:t xml:space="preserve">. The </w:t>
      </w:r>
      <w:r w:rsidR="007F067D">
        <w:rPr>
          <w:rFonts w:ascii="Times New Roman" w:hAnsi="Times New Roman" w:cs="Times New Roman" w:hint="eastAsia"/>
        </w:rPr>
        <w:t xml:space="preserve">coding region </w:t>
      </w:r>
      <w:r w:rsidR="00557585" w:rsidRPr="007C1DDE">
        <w:rPr>
          <w:rFonts w:ascii="Times New Roman" w:hAnsi="Times New Roman" w:cs="Times New Roman"/>
        </w:rPr>
        <w:t>mutat</w:t>
      </w:r>
      <w:r w:rsidR="008A4268">
        <w:rPr>
          <w:rFonts w:ascii="Times New Roman" w:hAnsi="Times New Roman" w:cs="Times New Roman" w:hint="eastAsia"/>
        </w:rPr>
        <w:t>ion</w:t>
      </w:r>
      <w:r w:rsidR="00DC2124" w:rsidRPr="007C1DDE">
        <w:rPr>
          <w:rFonts w:ascii="Times New Roman" w:hAnsi="Times New Roman" w:cs="Times New Roman"/>
        </w:rPr>
        <w:t xml:space="preserve"> effect is larger under </w:t>
      </w:r>
      <w:r w:rsidR="008A4268">
        <w:rPr>
          <w:rFonts w:ascii="Times New Roman" w:hAnsi="Times New Roman" w:cs="Times New Roman" w:hint="eastAsia"/>
        </w:rPr>
        <w:t>resistant</w:t>
      </w:r>
      <w:r w:rsidR="008A4268" w:rsidRPr="007C1DDE">
        <w:rPr>
          <w:rFonts w:ascii="Times New Roman" w:hAnsi="Times New Roman" w:cs="Times New Roman"/>
        </w:rPr>
        <w:t xml:space="preserve"> </w:t>
      </w:r>
      <w:r w:rsidR="008A4268">
        <w:rPr>
          <w:rFonts w:ascii="Times New Roman" w:hAnsi="Times New Roman" w:cs="Times New Roman" w:hint="eastAsia"/>
        </w:rPr>
        <w:t>allele</w:t>
      </w:r>
      <w:r w:rsidR="008A4268" w:rsidRPr="007C1DDE">
        <w:rPr>
          <w:rFonts w:ascii="Times New Roman" w:hAnsi="Times New Roman" w:cs="Times New Roman"/>
        </w:rPr>
        <w:t xml:space="preserve"> </w:t>
      </w:r>
      <w:r w:rsidR="00DC2124" w:rsidRPr="007C1DDE">
        <w:rPr>
          <w:rFonts w:ascii="Times New Roman" w:hAnsi="Times New Roman" w:cs="Times New Roman"/>
        </w:rPr>
        <w:t>of promoter</w:t>
      </w:r>
      <w:r w:rsidR="00557585" w:rsidRPr="007C1DDE">
        <w:rPr>
          <w:rFonts w:ascii="Times New Roman" w:hAnsi="Times New Roman" w:cs="Times New Roman"/>
        </w:rPr>
        <w:t xml:space="preserve"> </w:t>
      </w:r>
      <w:r w:rsidR="008A4268" w:rsidRPr="007C1DDE">
        <w:rPr>
          <w:rFonts w:ascii="Times New Roman" w:hAnsi="Times New Roman" w:cs="Times New Roman"/>
        </w:rPr>
        <w:t>SNP-222</w:t>
      </w:r>
      <w:r w:rsidR="008A4268">
        <w:rPr>
          <w:rFonts w:ascii="Times New Roman" w:hAnsi="Times New Roman" w:cs="Times New Roman" w:hint="eastAsia"/>
        </w:rPr>
        <w:t xml:space="preserve"> </w:t>
      </w:r>
      <w:r w:rsidR="00557585" w:rsidRPr="007C1DDE">
        <w:rPr>
          <w:rFonts w:ascii="Times New Roman" w:hAnsi="Times New Roman" w:cs="Times New Roman"/>
        </w:rPr>
        <w:t xml:space="preserve">than </w:t>
      </w:r>
      <w:r w:rsidR="008A4268">
        <w:rPr>
          <w:rFonts w:ascii="Times New Roman" w:hAnsi="Times New Roman" w:cs="Times New Roman"/>
        </w:rPr>
        <w:t>susceptible</w:t>
      </w:r>
      <w:r w:rsidR="00557585" w:rsidRPr="007C1DDE">
        <w:rPr>
          <w:rFonts w:ascii="Times New Roman" w:hAnsi="Times New Roman" w:cs="Times New Roman"/>
        </w:rPr>
        <w:t xml:space="preserve"> promoter</w:t>
      </w:r>
      <w:r w:rsidR="008A4268">
        <w:rPr>
          <w:rFonts w:ascii="Times New Roman" w:hAnsi="Times New Roman" w:cs="Times New Roman" w:hint="eastAsia"/>
        </w:rPr>
        <w:t xml:space="preserve"> allele</w:t>
      </w:r>
      <w:r w:rsidR="001F2805">
        <w:rPr>
          <w:rFonts w:ascii="Times New Roman" w:hAnsi="Times New Roman" w:cs="Times New Roman" w:hint="eastAsia"/>
        </w:rPr>
        <w:t xml:space="preserve"> (Table 6; Fig. 6 and 7)</w:t>
      </w:r>
      <w:r w:rsidR="001A429C" w:rsidRPr="007C1DDE">
        <w:rPr>
          <w:rFonts w:ascii="Times New Roman" w:hAnsi="Times New Roman" w:cs="Times New Roman"/>
        </w:rPr>
        <w:t xml:space="preserve">. </w:t>
      </w:r>
      <w:r w:rsidR="001F2805">
        <w:rPr>
          <w:rFonts w:ascii="Times New Roman" w:hAnsi="Times New Roman" w:cs="Times New Roman" w:hint="eastAsia"/>
        </w:rPr>
        <w:t xml:space="preserve">With normal promoter </w:t>
      </w:r>
      <w:r w:rsidR="001F2805">
        <w:rPr>
          <w:rFonts w:ascii="Times New Roman" w:hAnsi="Times New Roman" w:cs="Times New Roman"/>
        </w:rPr>
        <w:t>allele</w:t>
      </w:r>
      <w:r w:rsidR="001F2805">
        <w:rPr>
          <w:rFonts w:ascii="Times New Roman" w:hAnsi="Times New Roman" w:cs="Times New Roman" w:hint="eastAsia"/>
        </w:rPr>
        <w:t>, t</w:t>
      </w:r>
      <w:r w:rsidR="001A429C" w:rsidRPr="007C1DDE">
        <w:rPr>
          <w:rFonts w:ascii="Times New Roman" w:hAnsi="Times New Roman" w:cs="Times New Roman"/>
        </w:rPr>
        <w:t xml:space="preserve">he </w:t>
      </w:r>
      <w:r w:rsidR="001F2805">
        <w:rPr>
          <w:rFonts w:ascii="Times New Roman" w:hAnsi="Times New Roman" w:cs="Times New Roman" w:hint="eastAsia"/>
        </w:rPr>
        <w:t xml:space="preserve">coding region mutation </w:t>
      </w:r>
      <w:r w:rsidR="001F2805">
        <w:rPr>
          <w:rFonts w:ascii="Times New Roman" w:hAnsi="Times New Roman" w:cs="Times New Roman"/>
        </w:rPr>
        <w:t>increased</w:t>
      </w:r>
      <w:r w:rsidR="001F2805">
        <w:rPr>
          <w:rFonts w:ascii="Times New Roman" w:hAnsi="Times New Roman" w:cs="Times New Roman" w:hint="eastAsia"/>
        </w:rPr>
        <w:t xml:space="preserve"> sprouting rate by 30% in </w:t>
      </w:r>
      <w:r w:rsidR="001F2805" w:rsidRPr="007C1DDE">
        <w:rPr>
          <w:rFonts w:ascii="Times New Roman" w:hAnsi="Times New Roman" w:cs="Times New Roman"/>
        </w:rPr>
        <w:t xml:space="preserve">haplotype </w:t>
      </w:r>
      <w:r w:rsidR="001F2805">
        <w:rPr>
          <w:rFonts w:ascii="Times New Roman" w:hAnsi="Times New Roman" w:cs="Times New Roman" w:hint="eastAsia"/>
        </w:rPr>
        <w:t xml:space="preserve">RRS and </w:t>
      </w:r>
      <w:r w:rsidR="001F2805" w:rsidRPr="007C1DDE">
        <w:rPr>
          <w:rFonts w:ascii="Times New Roman" w:hAnsi="Times New Roman" w:cs="Times New Roman"/>
        </w:rPr>
        <w:t>RSS</w:t>
      </w:r>
      <w:r w:rsidR="001F2805">
        <w:rPr>
          <w:rFonts w:ascii="Times New Roman" w:hAnsi="Times New Roman" w:cs="Times New Roman" w:hint="eastAsia"/>
        </w:rPr>
        <w:t xml:space="preserve"> comparing to haplotype RRR.  H</w:t>
      </w:r>
      <w:r w:rsidR="00E56A76">
        <w:rPr>
          <w:rFonts w:ascii="Times New Roman" w:hAnsi="Times New Roman" w:cs="Times New Roman"/>
        </w:rPr>
        <w:t>owever</w:t>
      </w:r>
      <w:r w:rsidR="001F2805">
        <w:rPr>
          <w:rFonts w:ascii="Times New Roman" w:hAnsi="Times New Roman" w:cs="Times New Roman" w:hint="eastAsia"/>
        </w:rPr>
        <w:t>,</w:t>
      </w:r>
      <w:r w:rsidR="00DC2124" w:rsidRPr="007C1DDE">
        <w:rPr>
          <w:rFonts w:ascii="Times New Roman" w:hAnsi="Times New Roman" w:cs="Times New Roman"/>
        </w:rPr>
        <w:t xml:space="preserve"> under</w:t>
      </w:r>
      <w:r w:rsidR="00A901AD">
        <w:rPr>
          <w:rFonts w:ascii="Times New Roman" w:hAnsi="Times New Roman" w:cs="Times New Roman"/>
        </w:rPr>
        <w:t xml:space="preserve"> mutated promoter</w:t>
      </w:r>
      <w:r w:rsidR="001F2805">
        <w:rPr>
          <w:rFonts w:ascii="Times New Roman" w:hAnsi="Times New Roman" w:cs="Times New Roman" w:hint="eastAsia"/>
        </w:rPr>
        <w:t xml:space="preserve"> allele</w:t>
      </w:r>
      <w:r w:rsidR="006D7738">
        <w:rPr>
          <w:rFonts w:ascii="Times New Roman" w:hAnsi="Times New Roman" w:cs="Times New Roman" w:hint="eastAsia"/>
        </w:rPr>
        <w:t xml:space="preserve"> </w:t>
      </w:r>
      <w:r w:rsidR="00DC2124" w:rsidRPr="007C1DDE">
        <w:rPr>
          <w:rFonts w:ascii="Times New Roman" w:hAnsi="Times New Roman" w:cs="Times New Roman"/>
        </w:rPr>
        <w:t xml:space="preserve">SRS </w:t>
      </w:r>
      <w:r w:rsidR="006D7738">
        <w:rPr>
          <w:rFonts w:ascii="Times New Roman" w:hAnsi="Times New Roman" w:cs="Times New Roman" w:hint="eastAsia"/>
        </w:rPr>
        <w:t xml:space="preserve">and SSS are only 8%-16% higher than </w:t>
      </w:r>
      <w:r w:rsidR="006D7738" w:rsidRPr="007C1DDE">
        <w:rPr>
          <w:rFonts w:ascii="Times New Roman" w:hAnsi="Times New Roman" w:cs="Times New Roman"/>
        </w:rPr>
        <w:t>S</w:t>
      </w:r>
      <w:r w:rsidR="006D7738">
        <w:rPr>
          <w:rFonts w:ascii="Times New Roman" w:hAnsi="Times New Roman" w:cs="Times New Roman" w:hint="eastAsia"/>
        </w:rPr>
        <w:t xml:space="preserve">RR haplotype on sprouting rate. </w:t>
      </w:r>
      <w:r w:rsidR="006D7738" w:rsidRPr="007C1DDE">
        <w:rPr>
          <w:rFonts w:ascii="Times New Roman" w:hAnsi="Times New Roman" w:cs="Times New Roman"/>
        </w:rPr>
        <w:t xml:space="preserve"> </w:t>
      </w:r>
      <w:r w:rsidR="00763706" w:rsidRPr="007C1DDE">
        <w:rPr>
          <w:rFonts w:ascii="Times New Roman" w:hAnsi="Times New Roman" w:cs="Times New Roman"/>
        </w:rPr>
        <w:t xml:space="preserve">One possible </w:t>
      </w:r>
      <w:r w:rsidR="003544AF">
        <w:rPr>
          <w:rFonts w:ascii="Times New Roman" w:hAnsi="Times New Roman" w:cs="Times New Roman" w:hint="eastAsia"/>
        </w:rPr>
        <w:t>way</w:t>
      </w:r>
      <w:r w:rsidR="003544AF" w:rsidRPr="007C1DDE">
        <w:rPr>
          <w:rFonts w:ascii="Times New Roman" w:hAnsi="Times New Roman" w:cs="Times New Roman"/>
        </w:rPr>
        <w:t xml:space="preserve"> </w:t>
      </w:r>
      <w:r w:rsidR="001A429C" w:rsidRPr="007C1DDE">
        <w:rPr>
          <w:rFonts w:ascii="Times New Roman" w:hAnsi="Times New Roman" w:cs="Times New Roman"/>
        </w:rPr>
        <w:t xml:space="preserve">to explain </w:t>
      </w:r>
      <w:r w:rsidR="003544AF">
        <w:rPr>
          <w:rFonts w:ascii="Times New Roman" w:hAnsi="Times New Roman" w:cs="Times New Roman" w:hint="eastAsia"/>
        </w:rPr>
        <w:t xml:space="preserve">the dependence of the coding region mutation effect on promoter allele types </w:t>
      </w:r>
      <w:r w:rsidR="00763706" w:rsidRPr="007C1DDE">
        <w:rPr>
          <w:rFonts w:ascii="Times New Roman" w:hAnsi="Times New Roman" w:cs="Times New Roman"/>
        </w:rPr>
        <w:t>is that the</w:t>
      </w:r>
      <w:r w:rsidR="007C175B">
        <w:rPr>
          <w:rFonts w:ascii="Times New Roman" w:hAnsi="Times New Roman" w:cs="Times New Roman"/>
        </w:rPr>
        <w:t xml:space="preserve"> </w:t>
      </w:r>
      <w:commentRangeStart w:id="311"/>
      <w:r w:rsidR="007C175B">
        <w:rPr>
          <w:rFonts w:ascii="Times New Roman" w:hAnsi="Times New Roman" w:cs="Times New Roman"/>
        </w:rPr>
        <w:t>promoter mutation might have</w:t>
      </w:r>
      <w:r w:rsidR="00763706" w:rsidRPr="007C1DDE">
        <w:rPr>
          <w:rFonts w:ascii="Times New Roman" w:hAnsi="Times New Roman" w:cs="Times New Roman"/>
        </w:rPr>
        <w:t xml:space="preserve"> epistasis effect on the coding region mutations. </w:t>
      </w:r>
      <w:commentRangeEnd w:id="311"/>
      <w:r w:rsidR="008440E4">
        <w:rPr>
          <w:rStyle w:val="ab"/>
        </w:rPr>
        <w:commentReference w:id="311"/>
      </w:r>
      <w:r w:rsidR="00763706" w:rsidRPr="007C1DDE">
        <w:rPr>
          <w:rFonts w:ascii="Times New Roman" w:hAnsi="Times New Roman" w:cs="Times New Roman"/>
        </w:rPr>
        <w:t xml:space="preserve">Without normal promoter, the gene transcription might be </w:t>
      </w:r>
      <w:r w:rsidR="009C668B" w:rsidRPr="007C1DDE">
        <w:rPr>
          <w:rFonts w:ascii="Times New Roman" w:hAnsi="Times New Roman" w:cs="Times New Roman"/>
        </w:rPr>
        <w:t xml:space="preserve">reduced </w:t>
      </w:r>
      <w:r w:rsidR="001A429C" w:rsidRPr="007C1DDE">
        <w:rPr>
          <w:rFonts w:ascii="Times New Roman" w:hAnsi="Times New Roman" w:cs="Times New Roman"/>
        </w:rPr>
        <w:t>to a</w:t>
      </w:r>
      <w:r w:rsidR="009C668B" w:rsidRPr="007C1DDE">
        <w:rPr>
          <w:rFonts w:ascii="Times New Roman" w:hAnsi="Times New Roman" w:cs="Times New Roman"/>
        </w:rPr>
        <w:t xml:space="preserve"> very low level or </w:t>
      </w:r>
      <w:r w:rsidR="00A901AD">
        <w:rPr>
          <w:rFonts w:ascii="Times New Roman" w:hAnsi="Times New Roman" w:cs="Times New Roman"/>
        </w:rPr>
        <w:t>zero</w:t>
      </w:r>
      <w:r w:rsidR="00763706" w:rsidRPr="007C1DDE">
        <w:rPr>
          <w:rFonts w:ascii="Times New Roman" w:hAnsi="Times New Roman" w:cs="Times New Roman"/>
        </w:rPr>
        <w:t xml:space="preserve"> </w:t>
      </w:r>
      <w:proofErr w:type="gramStart"/>
      <w:r w:rsidR="00763706" w:rsidRPr="007C1DDE">
        <w:rPr>
          <w:rFonts w:ascii="Times New Roman" w:hAnsi="Times New Roman" w:cs="Times New Roman"/>
        </w:rPr>
        <w:t xml:space="preserve">so </w:t>
      </w:r>
      <w:r w:rsidR="001A429C" w:rsidRPr="007C1DDE">
        <w:rPr>
          <w:rFonts w:ascii="Times New Roman" w:hAnsi="Times New Roman" w:cs="Times New Roman"/>
        </w:rPr>
        <w:t>n</w:t>
      </w:r>
      <w:r w:rsidR="00763706" w:rsidRPr="007C1DDE">
        <w:rPr>
          <w:rFonts w:ascii="Times New Roman" w:hAnsi="Times New Roman" w:cs="Times New Roman"/>
        </w:rPr>
        <w:t>e</w:t>
      </w:r>
      <w:r w:rsidR="00A901AD">
        <w:rPr>
          <w:rFonts w:ascii="Times New Roman" w:hAnsi="Times New Roman" w:cs="Times New Roman"/>
        </w:rPr>
        <w:t>i</w:t>
      </w:r>
      <w:r w:rsidR="00763706" w:rsidRPr="007C1DDE">
        <w:rPr>
          <w:rFonts w:ascii="Times New Roman" w:hAnsi="Times New Roman" w:cs="Times New Roman"/>
        </w:rPr>
        <w:t xml:space="preserve">ther the alternative splicing site </w:t>
      </w:r>
      <w:r w:rsidR="009C668B" w:rsidRPr="007C1DDE">
        <w:rPr>
          <w:rFonts w:ascii="Times New Roman" w:hAnsi="Times New Roman" w:cs="Times New Roman"/>
        </w:rPr>
        <w:t xml:space="preserve">mutation </w:t>
      </w:r>
      <w:r w:rsidR="001A429C" w:rsidRPr="007C1DDE">
        <w:rPr>
          <w:rFonts w:ascii="Times New Roman" w:hAnsi="Times New Roman" w:cs="Times New Roman"/>
        </w:rPr>
        <w:t>n</w:t>
      </w:r>
      <w:r w:rsidR="00763706" w:rsidRPr="007C1DDE">
        <w:rPr>
          <w:rFonts w:ascii="Times New Roman" w:hAnsi="Times New Roman" w:cs="Times New Roman"/>
        </w:rPr>
        <w:t>or the stop codon mutation cannot display additional</w:t>
      </w:r>
      <w:r w:rsidR="001A429C" w:rsidRPr="007C1DDE">
        <w:rPr>
          <w:rFonts w:ascii="Times New Roman" w:hAnsi="Times New Roman" w:cs="Times New Roman"/>
        </w:rPr>
        <w:t xml:space="preserve"> phenotypic effect on the lines with mutated promoter</w:t>
      </w:r>
      <w:proofErr w:type="gramEnd"/>
      <w:r w:rsidR="001A429C" w:rsidRPr="007C1DDE">
        <w:rPr>
          <w:rFonts w:ascii="Times New Roman" w:hAnsi="Times New Roman" w:cs="Times New Roman"/>
        </w:rPr>
        <w:t>.</w:t>
      </w:r>
    </w:p>
    <w:p w14:paraId="248FD090" w14:textId="77777777" w:rsidR="008B40F5" w:rsidRDefault="009C668B"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 xml:space="preserve">    </w:t>
      </w:r>
    </w:p>
    <w:p w14:paraId="37F33B12" w14:textId="77777777" w:rsidR="00806ECB" w:rsidRDefault="00806ECB" w:rsidP="006814D8">
      <w:pPr>
        <w:tabs>
          <w:tab w:val="left" w:pos="2835"/>
          <w:tab w:val="left" w:pos="2977"/>
          <w:tab w:val="left" w:pos="3402"/>
        </w:tabs>
        <w:ind w:rightChars="345" w:right="828" w:hanging="1"/>
        <w:contextualSpacing/>
        <w:rPr>
          <w:rFonts w:ascii="Times New Roman" w:hAnsi="Times New Roman" w:cs="Times New Roman"/>
          <w:b/>
          <w:sz w:val="28"/>
          <w:szCs w:val="28"/>
        </w:rPr>
      </w:pPr>
      <w:r>
        <w:rPr>
          <w:rFonts w:ascii="Times New Roman" w:hAnsi="Times New Roman" w:cs="Times New Roman"/>
          <w:b/>
          <w:sz w:val="28"/>
          <w:szCs w:val="28"/>
        </w:rPr>
        <w:br w:type="page"/>
      </w:r>
    </w:p>
    <w:p w14:paraId="3C40E161" w14:textId="7E8E6630" w:rsidR="008B40F5" w:rsidRDefault="008B40F5" w:rsidP="006814D8">
      <w:pPr>
        <w:tabs>
          <w:tab w:val="left" w:pos="2835"/>
          <w:tab w:val="left" w:pos="2977"/>
          <w:tab w:val="left" w:pos="3402"/>
        </w:tabs>
        <w:ind w:rightChars="345" w:right="828" w:hanging="1"/>
        <w:contextualSpacing/>
        <w:rPr>
          <w:rFonts w:ascii="Times New Roman" w:hAnsi="Times New Roman" w:cs="Times New Roman"/>
          <w:b/>
          <w:sz w:val="28"/>
          <w:szCs w:val="28"/>
        </w:rPr>
      </w:pPr>
      <w:r w:rsidRPr="00611E4F">
        <w:rPr>
          <w:rFonts w:ascii="Times New Roman" w:hAnsi="Times New Roman" w:cs="Times New Roman" w:hint="eastAsia"/>
          <w:b/>
          <w:sz w:val="28"/>
          <w:szCs w:val="28"/>
        </w:rPr>
        <w:t>Conclusion:</w:t>
      </w:r>
    </w:p>
    <w:p w14:paraId="20132181" w14:textId="77777777" w:rsidR="008B40F5" w:rsidRPr="00FB301E" w:rsidRDefault="008B40F5"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t>The evaluation</w:t>
      </w:r>
      <w:r>
        <w:rPr>
          <w:rFonts w:ascii="Times New Roman" w:hAnsi="Times New Roman" w:cs="Times New Roman" w:hint="eastAsia"/>
        </w:rPr>
        <w:t xml:space="preserve">, </w:t>
      </w:r>
      <w:r w:rsidRPr="007C1DDE">
        <w:rPr>
          <w:rFonts w:ascii="Times New Roman" w:hAnsi="Times New Roman" w:cs="Times New Roman"/>
        </w:rPr>
        <w:t xml:space="preserve">validation </w:t>
      </w:r>
      <w:r>
        <w:rPr>
          <w:rFonts w:ascii="Times New Roman" w:hAnsi="Times New Roman" w:cs="Times New Roman" w:hint="eastAsia"/>
        </w:rPr>
        <w:t xml:space="preserve">and comparing </w:t>
      </w:r>
      <w:r w:rsidRPr="007C1DDE">
        <w:rPr>
          <w:rFonts w:ascii="Times New Roman" w:hAnsi="Times New Roman" w:cs="Times New Roman"/>
        </w:rPr>
        <w:t xml:space="preserve">of the different effects for different casual mutations and their various haplotypes within the same gene is very valuable and useful for </w:t>
      </w:r>
      <w:proofErr w:type="spellStart"/>
      <w:r w:rsidRPr="007C1DDE">
        <w:rPr>
          <w:rFonts w:ascii="Times New Roman" w:hAnsi="Times New Roman" w:cs="Times New Roman"/>
        </w:rPr>
        <w:t>germplasm</w:t>
      </w:r>
      <w:proofErr w:type="spellEnd"/>
      <w:r w:rsidRPr="007C1DDE">
        <w:rPr>
          <w:rFonts w:ascii="Times New Roman" w:hAnsi="Times New Roman" w:cs="Times New Roman"/>
        </w:rPr>
        <w:t xml:space="preserve"> discovery and improvement.</w:t>
      </w:r>
      <w:r>
        <w:rPr>
          <w:rFonts w:ascii="Times New Roman" w:hAnsi="Times New Roman" w:cs="Times New Roman" w:hint="eastAsia"/>
        </w:rPr>
        <w:t xml:space="preserve"> </w:t>
      </w:r>
      <w:r w:rsidRPr="007C1DDE">
        <w:rPr>
          <w:rFonts w:ascii="Times New Roman" w:hAnsi="Times New Roman" w:cs="Times New Roman"/>
        </w:rPr>
        <w:t xml:space="preserve">Meanwhile </w:t>
      </w:r>
      <w:r>
        <w:rPr>
          <w:rFonts w:ascii="Times New Roman" w:hAnsi="Times New Roman" w:cs="Times New Roman" w:hint="eastAsia"/>
        </w:rPr>
        <w:t xml:space="preserve">the </w:t>
      </w:r>
      <w:r w:rsidRPr="007C1DDE">
        <w:rPr>
          <w:rFonts w:ascii="Times New Roman" w:hAnsi="Times New Roman" w:cs="Times New Roman"/>
        </w:rPr>
        <w:t xml:space="preserve">functional validation of the promoter mutation SNP-222 </w:t>
      </w:r>
      <w:r>
        <w:rPr>
          <w:rFonts w:ascii="Times New Roman" w:hAnsi="Times New Roman" w:cs="Times New Roman" w:hint="eastAsia"/>
        </w:rPr>
        <w:t xml:space="preserve">with more </w:t>
      </w:r>
      <w:r>
        <w:rPr>
          <w:rFonts w:ascii="Times New Roman" w:hAnsi="Times New Roman" w:cs="Times New Roman"/>
        </w:rPr>
        <w:t>landraces</w:t>
      </w:r>
      <w:r>
        <w:rPr>
          <w:rFonts w:ascii="Times New Roman" w:hAnsi="Times New Roman" w:cs="Times New Roman" w:hint="eastAsia"/>
        </w:rPr>
        <w:t xml:space="preserve">, </w:t>
      </w:r>
      <w:r>
        <w:rPr>
          <w:rFonts w:ascii="Times New Roman" w:hAnsi="Times New Roman" w:cs="Times New Roman"/>
        </w:rPr>
        <w:t>cultivars</w:t>
      </w:r>
      <w:r>
        <w:rPr>
          <w:rFonts w:ascii="Times New Roman" w:hAnsi="Times New Roman" w:cs="Times New Roman" w:hint="eastAsia"/>
        </w:rPr>
        <w:t xml:space="preserve"> and breeding lines</w:t>
      </w:r>
      <w:r w:rsidRPr="007C1DDE">
        <w:rPr>
          <w:rFonts w:ascii="Times New Roman" w:hAnsi="Times New Roman" w:cs="Times New Roman"/>
        </w:rPr>
        <w:t xml:space="preserve"> is a good complementation to the gene region casual mutations. Both of the promoter variation and coding region variation are valuable to understand the genetic mechanisms PHS susceptibility and molecular assisted breeding</w:t>
      </w:r>
      <w:r>
        <w:rPr>
          <w:rFonts w:ascii="Times New Roman" w:hAnsi="Times New Roman" w:cs="Times New Roman" w:hint="eastAsia"/>
        </w:rPr>
        <w:t xml:space="preserve">. </w:t>
      </w:r>
      <w:r w:rsidRPr="007C1DDE">
        <w:rPr>
          <w:rFonts w:ascii="Times New Roman" w:hAnsi="Times New Roman" w:cs="Times New Roman"/>
        </w:rPr>
        <w:t xml:space="preserve">Validated diagnostic molecular markers in this study could provide a useful tool </w:t>
      </w:r>
      <w:r>
        <w:rPr>
          <w:rFonts w:ascii="Times New Roman" w:hAnsi="Times New Roman" w:cs="Times New Roman"/>
        </w:rPr>
        <w:t xml:space="preserve">for </w:t>
      </w:r>
      <w:r w:rsidRPr="007C1DDE">
        <w:rPr>
          <w:rFonts w:ascii="Times New Roman" w:hAnsi="Times New Roman" w:cs="Times New Roman"/>
        </w:rPr>
        <w:t>PHS resistance enhancement</w:t>
      </w:r>
      <w:r>
        <w:rPr>
          <w:rFonts w:ascii="Times New Roman" w:hAnsi="Times New Roman" w:cs="Times New Roman"/>
        </w:rPr>
        <w:t xml:space="preserve"> </w:t>
      </w:r>
      <w:r w:rsidRPr="007C1DDE">
        <w:rPr>
          <w:rFonts w:ascii="Times New Roman" w:hAnsi="Times New Roman" w:cs="Times New Roman"/>
        </w:rPr>
        <w:t xml:space="preserve">breeding. Haplotype </w:t>
      </w:r>
      <w:r>
        <w:rPr>
          <w:rFonts w:ascii="Times New Roman" w:hAnsi="Times New Roman" w:cs="Times New Roman" w:hint="eastAsia"/>
        </w:rPr>
        <w:t xml:space="preserve">effects </w:t>
      </w:r>
      <w:r>
        <w:rPr>
          <w:rFonts w:ascii="Times New Roman" w:hAnsi="Times New Roman" w:cs="Times New Roman"/>
        </w:rPr>
        <w:t>comparing</w:t>
      </w:r>
      <w:r>
        <w:rPr>
          <w:rFonts w:ascii="Times New Roman" w:hAnsi="Times New Roman" w:cs="Times New Roman" w:hint="eastAsia"/>
        </w:rPr>
        <w:t xml:space="preserve"> </w:t>
      </w:r>
      <w:r>
        <w:rPr>
          <w:rFonts w:ascii="Times New Roman" w:hAnsi="Times New Roman" w:cs="Times New Roman"/>
        </w:rPr>
        <w:t xml:space="preserve">based on </w:t>
      </w:r>
      <w:r>
        <w:rPr>
          <w:rFonts w:ascii="Times New Roman" w:hAnsi="Times New Roman" w:cs="Times New Roman" w:hint="eastAsia"/>
        </w:rPr>
        <w:t xml:space="preserve">three reported </w:t>
      </w:r>
      <w:r>
        <w:rPr>
          <w:rFonts w:ascii="Times New Roman" w:hAnsi="Times New Roman" w:cs="Times New Roman"/>
        </w:rPr>
        <w:t xml:space="preserve">casual </w:t>
      </w:r>
      <w:r w:rsidRPr="007C1DDE">
        <w:rPr>
          <w:rFonts w:ascii="Times New Roman" w:hAnsi="Times New Roman" w:cs="Times New Roman"/>
        </w:rPr>
        <w:t xml:space="preserve">variations within </w:t>
      </w:r>
      <w:r>
        <w:rPr>
          <w:rFonts w:ascii="Times New Roman" w:hAnsi="Times New Roman" w:cs="Times New Roman" w:hint="eastAsia"/>
        </w:rPr>
        <w:t xml:space="preserve">the same casual </w:t>
      </w:r>
      <w:r w:rsidRPr="007C1DDE">
        <w:rPr>
          <w:rFonts w:ascii="Times New Roman" w:hAnsi="Times New Roman" w:cs="Times New Roman"/>
        </w:rPr>
        <w:t xml:space="preserve">gene </w:t>
      </w:r>
      <w:r w:rsidRPr="00BB18D5">
        <w:rPr>
          <w:rFonts w:ascii="Times New Roman" w:hAnsi="Times New Roman" w:cs="Times New Roman"/>
          <w:i/>
        </w:rPr>
        <w:t>TaPHS1</w:t>
      </w:r>
      <w:r>
        <w:rPr>
          <w:rFonts w:ascii="Times New Roman" w:hAnsi="Times New Roman" w:cs="Times New Roman" w:hint="eastAsia"/>
        </w:rPr>
        <w:t xml:space="preserve"> is</w:t>
      </w:r>
      <w:r w:rsidRPr="007C1DDE">
        <w:rPr>
          <w:rFonts w:ascii="Times New Roman" w:hAnsi="Times New Roman" w:cs="Times New Roman"/>
        </w:rPr>
        <w:t xml:space="preserve"> more </w:t>
      </w:r>
      <w:r>
        <w:rPr>
          <w:rFonts w:ascii="Times New Roman" w:hAnsi="Times New Roman" w:cs="Times New Roman" w:hint="eastAsia"/>
        </w:rPr>
        <w:t xml:space="preserve">reliable and </w:t>
      </w:r>
      <w:r w:rsidRPr="007C1DDE">
        <w:rPr>
          <w:rFonts w:ascii="Times New Roman" w:hAnsi="Times New Roman" w:cs="Times New Roman"/>
        </w:rPr>
        <w:t>useful than single marker</w:t>
      </w:r>
      <w:r>
        <w:rPr>
          <w:rFonts w:ascii="Times New Roman" w:hAnsi="Times New Roman" w:cs="Times New Roman"/>
        </w:rPr>
        <w:t xml:space="preserve"> based selection</w:t>
      </w:r>
      <w:r w:rsidRPr="007C1DDE">
        <w:rPr>
          <w:rFonts w:ascii="Times New Roman" w:hAnsi="Times New Roman" w:cs="Times New Roman"/>
        </w:rPr>
        <w:t xml:space="preserve"> for molecular breeding. </w:t>
      </w:r>
      <w:r>
        <w:rPr>
          <w:rFonts w:ascii="Times New Roman" w:hAnsi="Times New Roman" w:cs="Times New Roman"/>
        </w:rPr>
        <w:t>It is also</w:t>
      </w:r>
      <w:r w:rsidRPr="007C1DDE">
        <w:rPr>
          <w:rFonts w:ascii="Times New Roman" w:hAnsi="Times New Roman" w:cs="Times New Roman"/>
        </w:rPr>
        <w:t xml:space="preserve"> more practical for MAS because the</w:t>
      </w:r>
      <w:r>
        <w:rPr>
          <w:rFonts w:ascii="Times New Roman" w:hAnsi="Times New Roman" w:cs="Times New Roman"/>
        </w:rPr>
        <w:t xml:space="preserve"> haplotype </w:t>
      </w:r>
      <w:r>
        <w:rPr>
          <w:rFonts w:ascii="Times New Roman" w:hAnsi="Times New Roman" w:cs="Times New Roman" w:hint="eastAsia"/>
        </w:rPr>
        <w:t xml:space="preserve">effects </w:t>
      </w:r>
      <w:r w:rsidRPr="007C1DDE">
        <w:rPr>
          <w:rFonts w:ascii="Times New Roman" w:hAnsi="Times New Roman" w:cs="Times New Roman"/>
        </w:rPr>
        <w:t>were analyzed with a broad scale of American landraces and cultivars and breeding lines collected from white wheat PHS resistance enhancing breeding programs. The</w:t>
      </w:r>
      <w:r>
        <w:rPr>
          <w:rFonts w:ascii="Times New Roman" w:hAnsi="Times New Roman" w:cs="Times New Roman"/>
        </w:rPr>
        <w:t xml:space="preserve"> haplotype analysis result </w:t>
      </w:r>
      <w:r>
        <w:rPr>
          <w:rFonts w:ascii="Times New Roman" w:hAnsi="Times New Roman" w:cs="Times New Roman" w:hint="eastAsia"/>
        </w:rPr>
        <w:t>is</w:t>
      </w:r>
      <w:r w:rsidRPr="007C1DDE">
        <w:rPr>
          <w:rFonts w:ascii="Times New Roman" w:hAnsi="Times New Roman" w:cs="Times New Roman"/>
        </w:rPr>
        <w:t xml:space="preserve"> also </w:t>
      </w:r>
      <w:r>
        <w:rPr>
          <w:rFonts w:ascii="Times New Roman" w:hAnsi="Times New Roman" w:cs="Times New Roman" w:hint="eastAsia"/>
        </w:rPr>
        <w:t xml:space="preserve">a </w:t>
      </w:r>
      <w:r w:rsidRPr="007C1DDE">
        <w:rPr>
          <w:rFonts w:ascii="Times New Roman" w:hAnsi="Times New Roman" w:cs="Times New Roman"/>
        </w:rPr>
        <w:t xml:space="preserve">valuable </w:t>
      </w:r>
      <w:r>
        <w:rPr>
          <w:rFonts w:ascii="Times New Roman" w:hAnsi="Times New Roman" w:cs="Times New Roman"/>
        </w:rPr>
        <w:t>reference</w:t>
      </w:r>
      <w:r>
        <w:rPr>
          <w:rFonts w:ascii="Times New Roman" w:hAnsi="Times New Roman" w:cs="Times New Roman" w:hint="eastAsia"/>
        </w:rPr>
        <w:t xml:space="preserve"> </w:t>
      </w:r>
      <w:r w:rsidRPr="007C1DDE">
        <w:rPr>
          <w:rFonts w:ascii="Times New Roman" w:hAnsi="Times New Roman" w:cs="Times New Roman"/>
        </w:rPr>
        <w:t xml:space="preserve">for other white wheat breeding programs </w:t>
      </w:r>
      <w:r>
        <w:rPr>
          <w:rFonts w:ascii="Times New Roman" w:hAnsi="Times New Roman" w:cs="Times New Roman" w:hint="eastAsia"/>
        </w:rPr>
        <w:t>across</w:t>
      </w:r>
      <w:r w:rsidRPr="007C1DDE">
        <w:rPr>
          <w:rFonts w:ascii="Times New Roman" w:hAnsi="Times New Roman" w:cs="Times New Roman"/>
        </w:rPr>
        <w:t xml:space="preserve"> the </w:t>
      </w:r>
      <w:r>
        <w:rPr>
          <w:rFonts w:ascii="Times New Roman" w:hAnsi="Times New Roman" w:cs="Times New Roman" w:hint="eastAsia"/>
        </w:rPr>
        <w:t xml:space="preserve">whole </w:t>
      </w:r>
      <w:r>
        <w:rPr>
          <w:rFonts w:ascii="Times New Roman" w:hAnsi="Times New Roman" w:cs="Times New Roman"/>
        </w:rPr>
        <w:t>G</w:t>
      </w:r>
      <w:r w:rsidRPr="007C1DDE">
        <w:rPr>
          <w:rFonts w:ascii="Times New Roman" w:hAnsi="Times New Roman" w:cs="Times New Roman"/>
        </w:rPr>
        <w:t xml:space="preserve">reat </w:t>
      </w:r>
      <w:r>
        <w:rPr>
          <w:rFonts w:ascii="Times New Roman" w:hAnsi="Times New Roman" w:cs="Times New Roman"/>
        </w:rPr>
        <w:t>P</w:t>
      </w:r>
      <w:r w:rsidRPr="007C1DDE">
        <w:rPr>
          <w:rFonts w:ascii="Times New Roman" w:hAnsi="Times New Roman" w:cs="Times New Roman"/>
        </w:rPr>
        <w:t>lain</w:t>
      </w:r>
      <w:r>
        <w:rPr>
          <w:rFonts w:ascii="Times New Roman" w:hAnsi="Times New Roman" w:cs="Times New Roman"/>
        </w:rPr>
        <w:t>s</w:t>
      </w:r>
      <w:r w:rsidRPr="007C1DDE">
        <w:rPr>
          <w:rFonts w:ascii="Times New Roman" w:hAnsi="Times New Roman" w:cs="Times New Roman"/>
        </w:rPr>
        <w:t xml:space="preserve"> of United States because the </w:t>
      </w:r>
      <w:proofErr w:type="spellStart"/>
      <w:r w:rsidRPr="007C1DDE">
        <w:rPr>
          <w:rFonts w:ascii="Times New Roman" w:hAnsi="Times New Roman" w:cs="Times New Roman"/>
        </w:rPr>
        <w:t>germplasms</w:t>
      </w:r>
      <w:proofErr w:type="spellEnd"/>
      <w:r w:rsidRPr="007C1DDE">
        <w:rPr>
          <w:rFonts w:ascii="Times New Roman" w:hAnsi="Times New Roman" w:cs="Times New Roman"/>
        </w:rPr>
        <w:t xml:space="preserve"> are </w:t>
      </w:r>
      <w:r>
        <w:rPr>
          <w:rFonts w:ascii="Times New Roman" w:hAnsi="Times New Roman" w:cs="Times New Roman" w:hint="eastAsia"/>
        </w:rPr>
        <w:t xml:space="preserve">always </w:t>
      </w:r>
      <w:r w:rsidRPr="007C1DDE">
        <w:rPr>
          <w:rFonts w:ascii="Times New Roman" w:hAnsi="Times New Roman" w:cs="Times New Roman"/>
        </w:rPr>
        <w:t xml:space="preserve">broadly and routinely shared among different </w:t>
      </w:r>
      <w:r>
        <w:rPr>
          <w:rFonts w:ascii="Times New Roman" w:hAnsi="Times New Roman" w:cs="Times New Roman"/>
        </w:rPr>
        <w:t>breeding programs</w:t>
      </w:r>
      <w:r w:rsidRPr="007C1DDE">
        <w:rPr>
          <w:rFonts w:ascii="Times New Roman" w:hAnsi="Times New Roman" w:cs="Times New Roman"/>
        </w:rPr>
        <w:t xml:space="preserve"> in th</w:t>
      </w:r>
      <w:r>
        <w:rPr>
          <w:rFonts w:ascii="Times New Roman" w:hAnsi="Times New Roman" w:cs="Times New Roman"/>
        </w:rPr>
        <w:t xml:space="preserve">is area </w:t>
      </w:r>
      <w:r w:rsidRPr="007C1DDE">
        <w:rPr>
          <w:rFonts w:ascii="Times New Roman" w:hAnsi="Times New Roman" w:cs="Times New Roman"/>
        </w:rPr>
        <w:t xml:space="preserve">every year. </w:t>
      </w:r>
    </w:p>
    <w:p w14:paraId="18F90E7C"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25AD5C80"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2B9D7E28" w14:textId="7395F899" w:rsidR="00E73C94" w:rsidRPr="007C1DDE" w:rsidRDefault="00E73C94" w:rsidP="006814D8">
      <w:pPr>
        <w:tabs>
          <w:tab w:val="left" w:pos="2835"/>
          <w:tab w:val="left" w:pos="2977"/>
          <w:tab w:val="left" w:pos="3402"/>
        </w:tabs>
        <w:ind w:rightChars="345" w:right="828" w:hanging="1"/>
        <w:contextualSpacing/>
        <w:rPr>
          <w:rFonts w:ascii="Times New Roman" w:hAnsi="Times New Roman" w:cs="Times New Roman"/>
        </w:rPr>
      </w:pPr>
    </w:p>
    <w:p w14:paraId="0B95577D" w14:textId="77777777" w:rsidR="00321285" w:rsidRDefault="00321285" w:rsidP="006814D8">
      <w:pPr>
        <w:tabs>
          <w:tab w:val="left" w:pos="2835"/>
          <w:tab w:val="left" w:pos="2977"/>
          <w:tab w:val="left" w:pos="3402"/>
        </w:tabs>
        <w:ind w:rightChars="345" w:right="828" w:hanging="1"/>
        <w:contextualSpacing/>
        <w:rPr>
          <w:rFonts w:ascii="Times New Roman" w:hAnsi="Times New Roman" w:cs="Times New Roman"/>
        </w:rPr>
      </w:pPr>
    </w:p>
    <w:p w14:paraId="0B88C8B6" w14:textId="77777777" w:rsidR="005F0E1E" w:rsidRDefault="005F0E1E" w:rsidP="006814D8">
      <w:pPr>
        <w:tabs>
          <w:tab w:val="left" w:pos="2835"/>
          <w:tab w:val="left" w:pos="2977"/>
          <w:tab w:val="left" w:pos="3402"/>
        </w:tabs>
        <w:ind w:rightChars="345" w:right="828" w:hanging="1"/>
        <w:contextualSpacing/>
        <w:rPr>
          <w:rFonts w:ascii="Times New Roman" w:hAnsi="Times New Roman" w:cs="Times New Roman"/>
          <w:b/>
          <w:bCs/>
          <w:sz w:val="20"/>
          <w:szCs w:val="20"/>
        </w:rPr>
      </w:pPr>
    </w:p>
    <w:p w14:paraId="44FCE115"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bCs/>
          <w:sz w:val="20"/>
          <w:szCs w:val="20"/>
        </w:rPr>
      </w:pPr>
    </w:p>
    <w:p w14:paraId="3453B174"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bCs/>
          <w:sz w:val="20"/>
          <w:szCs w:val="20"/>
        </w:rPr>
      </w:pPr>
    </w:p>
    <w:p w14:paraId="09CB8C48"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bCs/>
          <w:sz w:val="20"/>
          <w:szCs w:val="20"/>
        </w:rPr>
      </w:pPr>
    </w:p>
    <w:p w14:paraId="60D1512A" w14:textId="452B3FE1" w:rsidR="00441E62" w:rsidRDefault="00441E62" w:rsidP="006814D8">
      <w:pPr>
        <w:tabs>
          <w:tab w:val="left" w:pos="2835"/>
          <w:tab w:val="left" w:pos="2977"/>
          <w:tab w:val="left" w:pos="3402"/>
        </w:tabs>
        <w:ind w:rightChars="345" w:right="828" w:hanging="1"/>
        <w:contextualSpacing/>
        <w:rPr>
          <w:rFonts w:ascii="Times New Roman" w:hAnsi="Times New Roman" w:cs="Times New Roman"/>
          <w:b/>
          <w:bCs/>
          <w:sz w:val="20"/>
          <w:szCs w:val="20"/>
        </w:rPr>
      </w:pPr>
      <w:r>
        <w:rPr>
          <w:rFonts w:ascii="Times New Roman" w:hAnsi="Times New Roman" w:cs="Times New Roman"/>
          <w:b/>
          <w:bCs/>
          <w:sz w:val="20"/>
          <w:szCs w:val="20"/>
        </w:rPr>
        <w:br w:type="page"/>
      </w:r>
    </w:p>
    <w:p w14:paraId="273E6332"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bCs/>
          <w:sz w:val="20"/>
          <w:szCs w:val="20"/>
        </w:rPr>
      </w:pPr>
    </w:p>
    <w:p w14:paraId="19889EE6" w14:textId="77777777" w:rsidR="005F0E1E" w:rsidRPr="00D77245" w:rsidRDefault="005F0E1E" w:rsidP="006814D8">
      <w:pPr>
        <w:tabs>
          <w:tab w:val="left" w:pos="2835"/>
          <w:tab w:val="left" w:pos="2977"/>
          <w:tab w:val="left" w:pos="3402"/>
        </w:tabs>
        <w:ind w:rightChars="345" w:right="828" w:hanging="1"/>
        <w:contextualSpacing/>
        <w:rPr>
          <w:rFonts w:ascii="Times New Roman" w:hAnsi="Times New Roman" w:cs="Times New Roman"/>
          <w:sz w:val="20"/>
          <w:szCs w:val="20"/>
        </w:rPr>
      </w:pPr>
      <w:r>
        <w:rPr>
          <w:rFonts w:ascii="Times New Roman" w:hAnsi="Times New Roman" w:cs="Times New Roman"/>
          <w:b/>
          <w:bCs/>
          <w:sz w:val="20"/>
          <w:szCs w:val="20"/>
        </w:rPr>
        <w:t>Table 1</w:t>
      </w:r>
      <w:r w:rsidRPr="00D77245">
        <w:rPr>
          <w:rFonts w:ascii="Times New Roman" w:hAnsi="Times New Roman" w:cs="Times New Roman"/>
          <w:b/>
          <w:bCs/>
          <w:sz w:val="20"/>
          <w:szCs w:val="20"/>
        </w:rPr>
        <w:t xml:space="preserve"> </w:t>
      </w:r>
      <w:r w:rsidRPr="00D77245">
        <w:rPr>
          <w:rFonts w:ascii="Times New Roman" w:hAnsi="Times New Roman" w:cs="Times New Roman"/>
          <w:sz w:val="20"/>
          <w:szCs w:val="20"/>
        </w:rPr>
        <w:t xml:space="preserve">List of PHS resistance quantitative trait loci (QTLs) detected in </w:t>
      </w:r>
      <w:r w:rsidRPr="00D77245">
        <w:rPr>
          <w:rFonts w:ascii="Times New Roman" w:hAnsi="Times New Roman" w:cs="Times New Roman" w:hint="eastAsia"/>
          <w:sz w:val="20"/>
          <w:szCs w:val="20"/>
        </w:rPr>
        <w:t>2014 and 2015 greenhouse test</w:t>
      </w:r>
      <w:r>
        <w:rPr>
          <w:rFonts w:ascii="Times New Roman" w:hAnsi="Times New Roman" w:cs="Times New Roman"/>
          <w:sz w:val="20"/>
          <w:szCs w:val="20"/>
        </w:rPr>
        <w:t xml:space="preserve"> (2014GH and 2015 GH)</w:t>
      </w:r>
      <w:r w:rsidRPr="00D77245">
        <w:rPr>
          <w:rFonts w:ascii="Times New Roman" w:hAnsi="Times New Roman" w:cs="Times New Roman" w:hint="eastAsia"/>
          <w:sz w:val="20"/>
          <w:szCs w:val="20"/>
        </w:rPr>
        <w:t xml:space="preserve"> and 2015 field test </w:t>
      </w:r>
      <w:r>
        <w:rPr>
          <w:rFonts w:ascii="Times New Roman" w:hAnsi="Times New Roman" w:cs="Times New Roman"/>
          <w:sz w:val="20"/>
          <w:szCs w:val="20"/>
        </w:rPr>
        <w:t xml:space="preserve">(2015Field) </w:t>
      </w:r>
      <w:r w:rsidRPr="00D77245">
        <w:rPr>
          <w:rFonts w:ascii="Times New Roman" w:hAnsi="Times New Roman" w:cs="Times New Roman" w:hint="eastAsia"/>
          <w:sz w:val="20"/>
          <w:szCs w:val="20"/>
        </w:rPr>
        <w:t>with</w:t>
      </w:r>
      <w:r w:rsidRPr="00D77245">
        <w:rPr>
          <w:rFonts w:ascii="Times New Roman" w:hAnsi="Times New Roman" w:cs="Times New Roman"/>
          <w:sz w:val="20"/>
          <w:szCs w:val="20"/>
        </w:rPr>
        <w:t xml:space="preserve"> the double haploid mapping population</w:t>
      </w:r>
    </w:p>
    <w:tbl>
      <w:tblPr>
        <w:tblW w:w="12128" w:type="dxa"/>
        <w:tblInd w:w="108" w:type="dxa"/>
        <w:tblLayout w:type="fixed"/>
        <w:tblLook w:val="04A0" w:firstRow="1" w:lastRow="0" w:firstColumn="1" w:lastColumn="0" w:noHBand="0" w:noVBand="1"/>
        <w:tblPrChange w:id="312" w:author="Mycorn Shao" w:date="2016-10-12T20:45:00Z">
          <w:tblPr>
            <w:tblW w:w="12128" w:type="dxa"/>
            <w:tblInd w:w="108" w:type="dxa"/>
            <w:tblLayout w:type="fixed"/>
            <w:tblLook w:val="04A0" w:firstRow="1" w:lastRow="0" w:firstColumn="1" w:lastColumn="0" w:noHBand="0" w:noVBand="1"/>
          </w:tblPr>
        </w:tblPrChange>
      </w:tblPr>
      <w:tblGrid>
        <w:gridCol w:w="2268"/>
        <w:gridCol w:w="2268"/>
        <w:gridCol w:w="4097"/>
        <w:gridCol w:w="1583"/>
        <w:gridCol w:w="1912"/>
        <w:tblGridChange w:id="313">
          <w:tblGrid>
            <w:gridCol w:w="2268"/>
            <w:gridCol w:w="2910"/>
            <w:gridCol w:w="3455"/>
            <w:gridCol w:w="1583"/>
            <w:gridCol w:w="1912"/>
          </w:tblGrid>
        </w:tblGridChange>
      </w:tblGrid>
      <w:tr w:rsidR="00227DD1" w:rsidRPr="00D77245" w14:paraId="72862A66" w14:textId="77777777" w:rsidTr="00227DD1">
        <w:trPr>
          <w:trHeight w:val="390"/>
          <w:trPrChange w:id="314" w:author="Mycorn Shao" w:date="2016-10-12T20:45:00Z">
            <w:trPr>
              <w:trHeight w:val="390"/>
            </w:trPr>
          </w:trPrChange>
        </w:trPr>
        <w:tc>
          <w:tcPr>
            <w:tcW w:w="2268" w:type="dxa"/>
            <w:tcBorders>
              <w:top w:val="single" w:sz="4" w:space="0" w:color="auto"/>
              <w:left w:val="nil"/>
              <w:bottom w:val="single" w:sz="8" w:space="0" w:color="auto"/>
              <w:right w:val="nil"/>
            </w:tcBorders>
            <w:shd w:val="clear" w:color="auto" w:fill="auto"/>
            <w:noWrap/>
            <w:vAlign w:val="bottom"/>
            <w:hideMark/>
            <w:tcPrChange w:id="315" w:author="Mycorn Shao" w:date="2016-10-12T20:45:00Z">
              <w:tcPr>
                <w:tcW w:w="2268" w:type="dxa"/>
                <w:tcBorders>
                  <w:top w:val="single" w:sz="4" w:space="0" w:color="auto"/>
                  <w:left w:val="nil"/>
                  <w:bottom w:val="single" w:sz="8" w:space="0" w:color="auto"/>
                  <w:right w:val="nil"/>
                </w:tcBorders>
                <w:shd w:val="clear" w:color="auto" w:fill="auto"/>
                <w:noWrap/>
                <w:vAlign w:val="bottom"/>
                <w:hideMark/>
              </w:tcPr>
            </w:tcPrChange>
          </w:tcPr>
          <w:p w14:paraId="29449A8C" w14:textId="5B6F02A3"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Environment</w:t>
            </w:r>
          </w:p>
        </w:tc>
        <w:tc>
          <w:tcPr>
            <w:tcW w:w="2268" w:type="dxa"/>
            <w:tcBorders>
              <w:top w:val="single" w:sz="4" w:space="0" w:color="auto"/>
              <w:left w:val="nil"/>
              <w:bottom w:val="single" w:sz="8" w:space="0" w:color="auto"/>
              <w:right w:val="nil"/>
            </w:tcBorders>
            <w:shd w:val="clear" w:color="auto" w:fill="auto"/>
            <w:noWrap/>
            <w:vAlign w:val="bottom"/>
            <w:hideMark/>
            <w:tcPrChange w:id="316" w:author="Mycorn Shao" w:date="2016-10-12T20:45:00Z">
              <w:tcPr>
                <w:tcW w:w="2910" w:type="dxa"/>
                <w:tcBorders>
                  <w:top w:val="single" w:sz="4" w:space="0" w:color="auto"/>
                  <w:left w:val="nil"/>
                  <w:bottom w:val="single" w:sz="8" w:space="0" w:color="auto"/>
                  <w:right w:val="nil"/>
                </w:tcBorders>
                <w:shd w:val="clear" w:color="auto" w:fill="auto"/>
                <w:noWrap/>
                <w:vAlign w:val="bottom"/>
                <w:hideMark/>
              </w:tcPr>
            </w:tcPrChange>
          </w:tcPr>
          <w:p w14:paraId="47E9C127"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r w:rsidRPr="00D77245">
              <w:rPr>
                <w:rFonts w:ascii="Times New Roman" w:eastAsia="Times New Roman" w:hAnsi="Times New Roman" w:cs="Times New Roman"/>
                <w:b/>
                <w:bCs/>
                <w:color w:val="000000"/>
                <w:sz w:val="20"/>
                <w:szCs w:val="20"/>
              </w:rPr>
              <w:t>Chromosome</w:t>
            </w:r>
          </w:p>
        </w:tc>
        <w:tc>
          <w:tcPr>
            <w:tcW w:w="4097" w:type="dxa"/>
            <w:tcBorders>
              <w:top w:val="single" w:sz="4" w:space="0" w:color="auto"/>
              <w:left w:val="nil"/>
              <w:bottom w:val="single" w:sz="8" w:space="0" w:color="auto"/>
              <w:right w:val="nil"/>
            </w:tcBorders>
            <w:shd w:val="clear" w:color="auto" w:fill="auto"/>
            <w:noWrap/>
            <w:vAlign w:val="bottom"/>
            <w:hideMark/>
            <w:tcPrChange w:id="317" w:author="Mycorn Shao" w:date="2016-10-12T20:45:00Z">
              <w:tcPr>
                <w:tcW w:w="3455" w:type="dxa"/>
                <w:tcBorders>
                  <w:top w:val="single" w:sz="4" w:space="0" w:color="auto"/>
                  <w:left w:val="nil"/>
                  <w:bottom w:val="single" w:sz="8" w:space="0" w:color="auto"/>
                  <w:right w:val="nil"/>
                </w:tcBorders>
                <w:shd w:val="clear" w:color="auto" w:fill="auto"/>
                <w:noWrap/>
                <w:vAlign w:val="bottom"/>
                <w:hideMark/>
              </w:tcPr>
            </w:tcPrChange>
          </w:tcPr>
          <w:p w14:paraId="6DA3DC44"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r w:rsidRPr="00D77245">
              <w:rPr>
                <w:rFonts w:ascii="Times New Roman" w:eastAsia="Times New Roman" w:hAnsi="Times New Roman" w:cs="Times New Roman"/>
                <w:b/>
                <w:bCs/>
                <w:color w:val="000000"/>
                <w:sz w:val="20"/>
                <w:szCs w:val="20"/>
              </w:rPr>
              <w:t>QTL position</w:t>
            </w:r>
            <w:r w:rsidRPr="00D77245">
              <w:rPr>
                <w:rFonts w:ascii="Times New Roman" w:eastAsia="Times New Roman" w:hAnsi="Times New Roman" w:cs="Times New Roman" w:hint="eastAsia"/>
                <w:b/>
                <w:bCs/>
                <w:color w:val="000000"/>
                <w:sz w:val="20"/>
                <w:szCs w:val="20"/>
              </w:rPr>
              <w:t xml:space="preserve"> </w:t>
            </w:r>
            <w:r w:rsidRPr="00D77245">
              <w:rPr>
                <w:rFonts w:ascii="Times New Roman" w:eastAsia="Times New Roman" w:hAnsi="Times New Roman" w:cs="Times New Roman"/>
                <w:b/>
                <w:bCs/>
                <w:color w:val="000000"/>
                <w:sz w:val="20"/>
                <w:szCs w:val="20"/>
              </w:rPr>
              <w:t>(</w:t>
            </w:r>
            <w:proofErr w:type="spellStart"/>
            <w:r w:rsidRPr="00D77245">
              <w:rPr>
                <w:rFonts w:ascii="Times New Roman" w:eastAsia="Times New Roman" w:hAnsi="Times New Roman" w:cs="Times New Roman"/>
                <w:b/>
                <w:bCs/>
                <w:color w:val="000000"/>
                <w:sz w:val="20"/>
                <w:szCs w:val="20"/>
              </w:rPr>
              <w:t>cM</w:t>
            </w:r>
            <w:r w:rsidRPr="00D77245">
              <w:rPr>
                <w:rFonts w:ascii="Times New Roman" w:eastAsia="Times New Roman" w:hAnsi="Times New Roman" w:cs="Times New Roman" w:hint="eastAsia"/>
                <w:b/>
                <w:bCs/>
                <w:color w:val="000000"/>
                <w:sz w:val="20"/>
                <w:szCs w:val="20"/>
                <w:vertAlign w:val="superscript"/>
              </w:rPr>
              <w:t>a</w:t>
            </w:r>
            <w:proofErr w:type="spellEnd"/>
            <w:r w:rsidRPr="00D77245">
              <w:rPr>
                <w:rFonts w:ascii="Times New Roman" w:eastAsia="Times New Roman" w:hAnsi="Times New Roman" w:cs="Times New Roman"/>
                <w:b/>
                <w:bCs/>
                <w:color w:val="000000"/>
                <w:sz w:val="20"/>
                <w:szCs w:val="20"/>
              </w:rPr>
              <w:t>)</w:t>
            </w:r>
          </w:p>
        </w:tc>
        <w:tc>
          <w:tcPr>
            <w:tcW w:w="1583" w:type="dxa"/>
            <w:tcBorders>
              <w:top w:val="single" w:sz="4" w:space="0" w:color="auto"/>
              <w:left w:val="nil"/>
              <w:bottom w:val="single" w:sz="8" w:space="0" w:color="auto"/>
              <w:right w:val="nil"/>
            </w:tcBorders>
            <w:shd w:val="clear" w:color="auto" w:fill="auto"/>
            <w:noWrap/>
            <w:vAlign w:val="bottom"/>
            <w:hideMark/>
            <w:tcPrChange w:id="318" w:author="Mycorn Shao" w:date="2016-10-12T20:45:00Z">
              <w:tcPr>
                <w:tcW w:w="1583" w:type="dxa"/>
                <w:tcBorders>
                  <w:top w:val="single" w:sz="4" w:space="0" w:color="auto"/>
                  <w:left w:val="nil"/>
                  <w:bottom w:val="single" w:sz="8" w:space="0" w:color="auto"/>
                  <w:right w:val="nil"/>
                </w:tcBorders>
                <w:shd w:val="clear" w:color="auto" w:fill="auto"/>
                <w:noWrap/>
                <w:vAlign w:val="bottom"/>
                <w:hideMark/>
              </w:tcPr>
            </w:tcPrChange>
          </w:tcPr>
          <w:p w14:paraId="42461A82"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proofErr w:type="spellStart"/>
            <w:r w:rsidRPr="00D77245">
              <w:rPr>
                <w:rFonts w:ascii="Times New Roman" w:eastAsia="Times New Roman" w:hAnsi="Times New Roman" w:cs="Times New Roman"/>
                <w:b/>
                <w:bCs/>
                <w:color w:val="000000"/>
                <w:sz w:val="20"/>
                <w:szCs w:val="20"/>
              </w:rPr>
              <w:t>LOD</w:t>
            </w:r>
            <w:r w:rsidRPr="00D77245">
              <w:rPr>
                <w:rFonts w:ascii="Times New Roman" w:eastAsia="Times New Roman" w:hAnsi="Times New Roman" w:cs="Times New Roman" w:hint="eastAsia"/>
                <w:b/>
                <w:bCs/>
                <w:color w:val="000000"/>
                <w:sz w:val="20"/>
                <w:szCs w:val="20"/>
                <w:vertAlign w:val="superscript"/>
              </w:rPr>
              <w:t>b</w:t>
            </w:r>
            <w:proofErr w:type="spellEnd"/>
          </w:p>
        </w:tc>
        <w:tc>
          <w:tcPr>
            <w:tcW w:w="1912" w:type="dxa"/>
            <w:tcBorders>
              <w:top w:val="single" w:sz="4" w:space="0" w:color="auto"/>
              <w:left w:val="nil"/>
              <w:bottom w:val="single" w:sz="8" w:space="0" w:color="auto"/>
              <w:right w:val="nil"/>
            </w:tcBorders>
            <w:shd w:val="clear" w:color="auto" w:fill="auto"/>
            <w:noWrap/>
            <w:vAlign w:val="bottom"/>
            <w:hideMark/>
            <w:tcPrChange w:id="319" w:author="Mycorn Shao" w:date="2016-10-12T20:45:00Z">
              <w:tcPr>
                <w:tcW w:w="1912" w:type="dxa"/>
                <w:tcBorders>
                  <w:top w:val="single" w:sz="4" w:space="0" w:color="auto"/>
                  <w:left w:val="nil"/>
                  <w:bottom w:val="single" w:sz="8" w:space="0" w:color="auto"/>
                  <w:right w:val="nil"/>
                </w:tcBorders>
                <w:shd w:val="clear" w:color="auto" w:fill="auto"/>
                <w:noWrap/>
                <w:vAlign w:val="bottom"/>
                <w:hideMark/>
              </w:tcPr>
            </w:tcPrChange>
          </w:tcPr>
          <w:p w14:paraId="1673C62B"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proofErr w:type="spellStart"/>
            <w:r w:rsidRPr="00D77245">
              <w:rPr>
                <w:rFonts w:ascii="Times New Roman" w:eastAsia="Times New Roman" w:hAnsi="Times New Roman" w:cs="Times New Roman"/>
                <w:b/>
                <w:bCs/>
                <w:color w:val="000000"/>
                <w:sz w:val="20"/>
                <w:szCs w:val="20"/>
              </w:rPr>
              <w:t>PVE</w:t>
            </w:r>
            <w:r w:rsidRPr="00D77245">
              <w:rPr>
                <w:rFonts w:ascii="Times New Roman" w:eastAsia="Times New Roman" w:hAnsi="Times New Roman" w:cs="Times New Roman" w:hint="eastAsia"/>
                <w:b/>
                <w:bCs/>
                <w:color w:val="000000"/>
                <w:sz w:val="20"/>
                <w:szCs w:val="20"/>
                <w:vertAlign w:val="superscript"/>
              </w:rPr>
              <w:t>c</w:t>
            </w:r>
            <w:proofErr w:type="spellEnd"/>
            <w:r w:rsidRPr="00D77245">
              <w:rPr>
                <w:rFonts w:ascii="Times New Roman" w:eastAsia="Times New Roman" w:hAnsi="Times New Roman" w:cs="Times New Roman" w:hint="eastAsia"/>
                <w:b/>
                <w:bCs/>
                <w:color w:val="000000"/>
                <w:sz w:val="20"/>
                <w:szCs w:val="20"/>
              </w:rPr>
              <w:t xml:space="preserve"> </w:t>
            </w:r>
            <w:r w:rsidRPr="00D77245">
              <w:rPr>
                <w:rFonts w:ascii="Times New Roman" w:eastAsia="Times New Roman" w:hAnsi="Times New Roman" w:cs="Times New Roman"/>
                <w:b/>
                <w:bCs/>
                <w:color w:val="000000"/>
                <w:sz w:val="20"/>
                <w:szCs w:val="20"/>
              </w:rPr>
              <w:t>(%)</w:t>
            </w:r>
          </w:p>
        </w:tc>
      </w:tr>
      <w:tr w:rsidR="00227DD1" w:rsidRPr="00D77245" w14:paraId="2F427D18" w14:textId="77777777" w:rsidTr="00227DD1">
        <w:trPr>
          <w:trHeight w:val="375"/>
          <w:trPrChange w:id="320" w:author="Mycorn Shao" w:date="2016-10-12T20:45:00Z">
            <w:trPr>
              <w:trHeight w:val="375"/>
            </w:trPr>
          </w:trPrChange>
        </w:trPr>
        <w:tc>
          <w:tcPr>
            <w:tcW w:w="2268" w:type="dxa"/>
            <w:tcBorders>
              <w:top w:val="nil"/>
              <w:left w:val="nil"/>
              <w:bottom w:val="nil"/>
              <w:right w:val="nil"/>
            </w:tcBorders>
            <w:shd w:val="clear" w:color="auto" w:fill="auto"/>
            <w:noWrap/>
            <w:vAlign w:val="center"/>
            <w:hideMark/>
            <w:tcPrChange w:id="321" w:author="Mycorn Shao" w:date="2016-10-12T20:45:00Z">
              <w:tcPr>
                <w:tcW w:w="2268" w:type="dxa"/>
                <w:tcBorders>
                  <w:top w:val="nil"/>
                  <w:left w:val="nil"/>
                  <w:bottom w:val="nil"/>
                  <w:right w:val="nil"/>
                </w:tcBorders>
                <w:shd w:val="clear" w:color="auto" w:fill="auto"/>
                <w:noWrap/>
                <w:vAlign w:val="center"/>
                <w:hideMark/>
              </w:tcPr>
            </w:tcPrChange>
          </w:tcPr>
          <w:p w14:paraId="20156F89" w14:textId="4CC50733"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2014GH</w:t>
            </w:r>
          </w:p>
        </w:tc>
        <w:tc>
          <w:tcPr>
            <w:tcW w:w="2268" w:type="dxa"/>
            <w:tcBorders>
              <w:top w:val="nil"/>
              <w:left w:val="nil"/>
              <w:bottom w:val="nil"/>
              <w:right w:val="nil"/>
            </w:tcBorders>
            <w:shd w:val="clear" w:color="auto" w:fill="auto"/>
            <w:noWrap/>
            <w:vAlign w:val="center"/>
            <w:hideMark/>
            <w:tcPrChange w:id="322" w:author="Mycorn Shao" w:date="2016-10-12T20:45:00Z">
              <w:tcPr>
                <w:tcW w:w="2910" w:type="dxa"/>
                <w:tcBorders>
                  <w:top w:val="nil"/>
                  <w:left w:val="nil"/>
                  <w:bottom w:val="nil"/>
                  <w:right w:val="nil"/>
                </w:tcBorders>
                <w:shd w:val="clear" w:color="auto" w:fill="auto"/>
                <w:noWrap/>
                <w:vAlign w:val="center"/>
                <w:hideMark/>
              </w:tcPr>
            </w:tcPrChange>
          </w:tcPr>
          <w:p w14:paraId="7164A492" w14:textId="3DB1FD2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3A</w:t>
            </w:r>
          </w:p>
        </w:tc>
        <w:tc>
          <w:tcPr>
            <w:tcW w:w="4097" w:type="dxa"/>
            <w:tcBorders>
              <w:top w:val="nil"/>
              <w:left w:val="nil"/>
              <w:bottom w:val="nil"/>
              <w:right w:val="nil"/>
            </w:tcBorders>
            <w:shd w:val="clear" w:color="auto" w:fill="auto"/>
            <w:noWrap/>
            <w:vAlign w:val="center"/>
            <w:hideMark/>
            <w:tcPrChange w:id="323" w:author="Mycorn Shao" w:date="2016-10-12T20:45:00Z">
              <w:tcPr>
                <w:tcW w:w="3455" w:type="dxa"/>
                <w:tcBorders>
                  <w:top w:val="nil"/>
                  <w:left w:val="nil"/>
                  <w:bottom w:val="nil"/>
                  <w:right w:val="nil"/>
                </w:tcBorders>
                <w:shd w:val="clear" w:color="auto" w:fill="auto"/>
                <w:noWrap/>
                <w:vAlign w:val="center"/>
                <w:hideMark/>
              </w:tcPr>
            </w:tcPrChange>
          </w:tcPr>
          <w:p w14:paraId="3D0A7205" w14:textId="7049A1E6"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4.11</w:t>
            </w:r>
          </w:p>
        </w:tc>
        <w:tc>
          <w:tcPr>
            <w:tcW w:w="1583" w:type="dxa"/>
            <w:tcBorders>
              <w:top w:val="nil"/>
              <w:left w:val="nil"/>
              <w:bottom w:val="nil"/>
              <w:right w:val="nil"/>
            </w:tcBorders>
            <w:shd w:val="clear" w:color="auto" w:fill="auto"/>
            <w:noWrap/>
            <w:vAlign w:val="center"/>
            <w:hideMark/>
            <w:tcPrChange w:id="324" w:author="Mycorn Shao" w:date="2016-10-12T20:45:00Z">
              <w:tcPr>
                <w:tcW w:w="1583" w:type="dxa"/>
                <w:tcBorders>
                  <w:top w:val="nil"/>
                  <w:left w:val="nil"/>
                  <w:bottom w:val="nil"/>
                  <w:right w:val="nil"/>
                </w:tcBorders>
                <w:shd w:val="clear" w:color="auto" w:fill="auto"/>
                <w:noWrap/>
                <w:vAlign w:val="center"/>
                <w:hideMark/>
              </w:tcPr>
            </w:tcPrChange>
          </w:tcPr>
          <w:p w14:paraId="54C502C1" w14:textId="53D4E180"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31.4</w:t>
            </w:r>
          </w:p>
        </w:tc>
        <w:tc>
          <w:tcPr>
            <w:tcW w:w="1912" w:type="dxa"/>
            <w:tcBorders>
              <w:top w:val="nil"/>
              <w:left w:val="nil"/>
              <w:bottom w:val="nil"/>
              <w:right w:val="nil"/>
            </w:tcBorders>
            <w:shd w:val="clear" w:color="auto" w:fill="auto"/>
            <w:noWrap/>
            <w:vAlign w:val="bottom"/>
            <w:hideMark/>
            <w:tcPrChange w:id="325" w:author="Mycorn Shao" w:date="2016-10-12T20:45:00Z">
              <w:tcPr>
                <w:tcW w:w="1912" w:type="dxa"/>
                <w:tcBorders>
                  <w:top w:val="nil"/>
                  <w:left w:val="nil"/>
                  <w:bottom w:val="nil"/>
                  <w:right w:val="nil"/>
                </w:tcBorders>
                <w:shd w:val="clear" w:color="auto" w:fill="auto"/>
                <w:noWrap/>
                <w:vAlign w:val="bottom"/>
                <w:hideMark/>
              </w:tcPr>
            </w:tcPrChange>
          </w:tcPr>
          <w:p w14:paraId="25079742"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43.63</w:t>
            </w:r>
          </w:p>
        </w:tc>
      </w:tr>
      <w:tr w:rsidR="00227DD1" w:rsidRPr="00D77245" w14:paraId="72150B81" w14:textId="77777777" w:rsidTr="00227DD1">
        <w:trPr>
          <w:trHeight w:val="375"/>
          <w:trPrChange w:id="326" w:author="Mycorn Shao" w:date="2016-10-12T20:45:00Z">
            <w:trPr>
              <w:trHeight w:val="375"/>
            </w:trPr>
          </w:trPrChange>
        </w:trPr>
        <w:tc>
          <w:tcPr>
            <w:tcW w:w="2268" w:type="dxa"/>
            <w:tcBorders>
              <w:top w:val="nil"/>
              <w:left w:val="nil"/>
              <w:bottom w:val="nil"/>
              <w:right w:val="nil"/>
            </w:tcBorders>
            <w:shd w:val="clear" w:color="auto" w:fill="auto"/>
            <w:noWrap/>
            <w:vAlign w:val="center"/>
            <w:tcPrChange w:id="327" w:author="Mycorn Shao" w:date="2016-10-12T20:45:00Z">
              <w:tcPr>
                <w:tcW w:w="2268" w:type="dxa"/>
                <w:tcBorders>
                  <w:top w:val="nil"/>
                  <w:left w:val="nil"/>
                  <w:bottom w:val="nil"/>
                  <w:right w:val="nil"/>
                </w:tcBorders>
                <w:shd w:val="clear" w:color="auto" w:fill="auto"/>
                <w:noWrap/>
                <w:vAlign w:val="center"/>
              </w:tcPr>
            </w:tcPrChange>
          </w:tcPr>
          <w:p w14:paraId="24C5CB73" w14:textId="28DBC989"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p>
        </w:tc>
        <w:tc>
          <w:tcPr>
            <w:tcW w:w="2268" w:type="dxa"/>
            <w:tcBorders>
              <w:top w:val="nil"/>
              <w:left w:val="nil"/>
              <w:bottom w:val="nil"/>
              <w:right w:val="nil"/>
            </w:tcBorders>
            <w:shd w:val="clear" w:color="auto" w:fill="auto"/>
            <w:noWrap/>
            <w:vAlign w:val="center"/>
            <w:hideMark/>
            <w:tcPrChange w:id="328" w:author="Mycorn Shao" w:date="2016-10-12T20:45:00Z">
              <w:tcPr>
                <w:tcW w:w="2910" w:type="dxa"/>
                <w:tcBorders>
                  <w:top w:val="nil"/>
                  <w:left w:val="nil"/>
                  <w:bottom w:val="nil"/>
                  <w:right w:val="nil"/>
                </w:tcBorders>
                <w:shd w:val="clear" w:color="auto" w:fill="auto"/>
                <w:noWrap/>
                <w:vAlign w:val="center"/>
                <w:hideMark/>
              </w:tcPr>
            </w:tcPrChange>
          </w:tcPr>
          <w:p w14:paraId="531ACA6D" w14:textId="12CF650A"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5A</w:t>
            </w:r>
          </w:p>
        </w:tc>
        <w:tc>
          <w:tcPr>
            <w:tcW w:w="4097" w:type="dxa"/>
            <w:tcBorders>
              <w:top w:val="nil"/>
              <w:left w:val="nil"/>
              <w:bottom w:val="nil"/>
              <w:right w:val="nil"/>
            </w:tcBorders>
            <w:shd w:val="clear" w:color="auto" w:fill="auto"/>
            <w:noWrap/>
            <w:vAlign w:val="center"/>
            <w:hideMark/>
            <w:tcPrChange w:id="329" w:author="Mycorn Shao" w:date="2016-10-12T20:45:00Z">
              <w:tcPr>
                <w:tcW w:w="3455" w:type="dxa"/>
                <w:tcBorders>
                  <w:top w:val="nil"/>
                  <w:left w:val="nil"/>
                  <w:bottom w:val="nil"/>
                  <w:right w:val="nil"/>
                </w:tcBorders>
                <w:shd w:val="clear" w:color="auto" w:fill="auto"/>
                <w:noWrap/>
                <w:vAlign w:val="center"/>
                <w:hideMark/>
              </w:tcPr>
            </w:tcPrChange>
          </w:tcPr>
          <w:p w14:paraId="45D494A9" w14:textId="3963E30F"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14.35</w:t>
            </w:r>
          </w:p>
        </w:tc>
        <w:tc>
          <w:tcPr>
            <w:tcW w:w="1583" w:type="dxa"/>
            <w:tcBorders>
              <w:top w:val="nil"/>
              <w:left w:val="nil"/>
              <w:bottom w:val="nil"/>
              <w:right w:val="nil"/>
            </w:tcBorders>
            <w:shd w:val="clear" w:color="auto" w:fill="auto"/>
            <w:noWrap/>
            <w:vAlign w:val="center"/>
            <w:hideMark/>
            <w:tcPrChange w:id="330" w:author="Mycorn Shao" w:date="2016-10-12T20:45:00Z">
              <w:tcPr>
                <w:tcW w:w="1583" w:type="dxa"/>
                <w:tcBorders>
                  <w:top w:val="nil"/>
                  <w:left w:val="nil"/>
                  <w:bottom w:val="nil"/>
                  <w:right w:val="nil"/>
                </w:tcBorders>
                <w:shd w:val="clear" w:color="auto" w:fill="auto"/>
                <w:noWrap/>
                <w:vAlign w:val="center"/>
                <w:hideMark/>
              </w:tcPr>
            </w:tcPrChange>
          </w:tcPr>
          <w:p w14:paraId="0757E1CD" w14:textId="480A99A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6.85</w:t>
            </w:r>
          </w:p>
        </w:tc>
        <w:tc>
          <w:tcPr>
            <w:tcW w:w="1912" w:type="dxa"/>
            <w:tcBorders>
              <w:top w:val="nil"/>
              <w:left w:val="nil"/>
              <w:bottom w:val="nil"/>
              <w:right w:val="nil"/>
            </w:tcBorders>
            <w:shd w:val="clear" w:color="auto" w:fill="auto"/>
            <w:noWrap/>
            <w:vAlign w:val="bottom"/>
            <w:hideMark/>
            <w:tcPrChange w:id="331" w:author="Mycorn Shao" w:date="2016-10-12T20:45:00Z">
              <w:tcPr>
                <w:tcW w:w="1912" w:type="dxa"/>
                <w:tcBorders>
                  <w:top w:val="nil"/>
                  <w:left w:val="nil"/>
                  <w:bottom w:val="nil"/>
                  <w:right w:val="nil"/>
                </w:tcBorders>
                <w:shd w:val="clear" w:color="auto" w:fill="auto"/>
                <w:noWrap/>
                <w:vAlign w:val="bottom"/>
                <w:hideMark/>
              </w:tcPr>
            </w:tcPrChange>
          </w:tcPr>
          <w:p w14:paraId="517E371C"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6.18</w:t>
            </w:r>
          </w:p>
        </w:tc>
      </w:tr>
      <w:tr w:rsidR="00227DD1" w:rsidRPr="00D77245" w14:paraId="5440DF8B" w14:textId="77777777" w:rsidTr="00227DD1">
        <w:trPr>
          <w:trHeight w:val="375"/>
          <w:trPrChange w:id="332" w:author="Mycorn Shao" w:date="2016-10-12T20:45:00Z">
            <w:trPr>
              <w:trHeight w:val="375"/>
            </w:trPr>
          </w:trPrChange>
        </w:trPr>
        <w:tc>
          <w:tcPr>
            <w:tcW w:w="2268" w:type="dxa"/>
            <w:tcBorders>
              <w:top w:val="nil"/>
              <w:left w:val="nil"/>
              <w:bottom w:val="nil"/>
              <w:right w:val="nil"/>
            </w:tcBorders>
            <w:shd w:val="clear" w:color="auto" w:fill="auto"/>
            <w:noWrap/>
            <w:vAlign w:val="center"/>
            <w:tcPrChange w:id="333" w:author="Mycorn Shao" w:date="2016-10-12T20:45:00Z">
              <w:tcPr>
                <w:tcW w:w="2268" w:type="dxa"/>
                <w:tcBorders>
                  <w:top w:val="nil"/>
                  <w:left w:val="nil"/>
                  <w:bottom w:val="nil"/>
                  <w:right w:val="nil"/>
                </w:tcBorders>
                <w:shd w:val="clear" w:color="auto" w:fill="auto"/>
                <w:noWrap/>
                <w:vAlign w:val="center"/>
              </w:tcPr>
            </w:tcPrChange>
          </w:tcPr>
          <w:p w14:paraId="2C674801" w14:textId="59B58863"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p>
        </w:tc>
        <w:tc>
          <w:tcPr>
            <w:tcW w:w="2268" w:type="dxa"/>
            <w:tcBorders>
              <w:top w:val="nil"/>
              <w:left w:val="nil"/>
              <w:bottom w:val="nil"/>
              <w:right w:val="nil"/>
            </w:tcBorders>
            <w:shd w:val="clear" w:color="auto" w:fill="auto"/>
            <w:noWrap/>
            <w:vAlign w:val="center"/>
            <w:hideMark/>
            <w:tcPrChange w:id="334" w:author="Mycorn Shao" w:date="2016-10-12T20:45:00Z">
              <w:tcPr>
                <w:tcW w:w="2910" w:type="dxa"/>
                <w:tcBorders>
                  <w:top w:val="nil"/>
                  <w:left w:val="nil"/>
                  <w:bottom w:val="nil"/>
                  <w:right w:val="nil"/>
                </w:tcBorders>
                <w:shd w:val="clear" w:color="auto" w:fill="auto"/>
                <w:noWrap/>
                <w:vAlign w:val="center"/>
                <w:hideMark/>
              </w:tcPr>
            </w:tcPrChange>
          </w:tcPr>
          <w:p w14:paraId="114216D2" w14:textId="243E2D4F"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3B</w:t>
            </w:r>
          </w:p>
        </w:tc>
        <w:tc>
          <w:tcPr>
            <w:tcW w:w="4097" w:type="dxa"/>
            <w:tcBorders>
              <w:top w:val="nil"/>
              <w:left w:val="nil"/>
              <w:bottom w:val="nil"/>
              <w:right w:val="nil"/>
            </w:tcBorders>
            <w:shd w:val="clear" w:color="auto" w:fill="auto"/>
            <w:noWrap/>
            <w:vAlign w:val="center"/>
            <w:hideMark/>
            <w:tcPrChange w:id="335" w:author="Mycorn Shao" w:date="2016-10-12T20:45:00Z">
              <w:tcPr>
                <w:tcW w:w="3455" w:type="dxa"/>
                <w:tcBorders>
                  <w:top w:val="nil"/>
                  <w:left w:val="nil"/>
                  <w:bottom w:val="nil"/>
                  <w:right w:val="nil"/>
                </w:tcBorders>
                <w:shd w:val="clear" w:color="auto" w:fill="auto"/>
                <w:noWrap/>
                <w:vAlign w:val="center"/>
                <w:hideMark/>
              </w:tcPr>
            </w:tcPrChange>
          </w:tcPr>
          <w:p w14:paraId="2F724291" w14:textId="005D0665"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3.69</w:t>
            </w:r>
          </w:p>
        </w:tc>
        <w:tc>
          <w:tcPr>
            <w:tcW w:w="1583" w:type="dxa"/>
            <w:tcBorders>
              <w:top w:val="nil"/>
              <w:left w:val="nil"/>
              <w:bottom w:val="nil"/>
              <w:right w:val="nil"/>
            </w:tcBorders>
            <w:shd w:val="clear" w:color="auto" w:fill="auto"/>
            <w:noWrap/>
            <w:vAlign w:val="center"/>
            <w:hideMark/>
            <w:tcPrChange w:id="336" w:author="Mycorn Shao" w:date="2016-10-12T20:45:00Z">
              <w:tcPr>
                <w:tcW w:w="1583" w:type="dxa"/>
                <w:tcBorders>
                  <w:top w:val="nil"/>
                  <w:left w:val="nil"/>
                  <w:bottom w:val="nil"/>
                  <w:right w:val="nil"/>
                </w:tcBorders>
                <w:shd w:val="clear" w:color="auto" w:fill="auto"/>
                <w:noWrap/>
                <w:vAlign w:val="center"/>
                <w:hideMark/>
              </w:tcPr>
            </w:tcPrChange>
          </w:tcPr>
          <w:p w14:paraId="4D708B11" w14:textId="0BCB0A3D"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3.21</w:t>
            </w:r>
          </w:p>
        </w:tc>
        <w:tc>
          <w:tcPr>
            <w:tcW w:w="1912" w:type="dxa"/>
            <w:tcBorders>
              <w:top w:val="nil"/>
              <w:left w:val="nil"/>
              <w:bottom w:val="nil"/>
              <w:right w:val="nil"/>
            </w:tcBorders>
            <w:shd w:val="clear" w:color="auto" w:fill="auto"/>
            <w:noWrap/>
            <w:vAlign w:val="bottom"/>
            <w:hideMark/>
            <w:tcPrChange w:id="337" w:author="Mycorn Shao" w:date="2016-10-12T20:45:00Z">
              <w:tcPr>
                <w:tcW w:w="1912" w:type="dxa"/>
                <w:tcBorders>
                  <w:top w:val="nil"/>
                  <w:left w:val="nil"/>
                  <w:bottom w:val="nil"/>
                  <w:right w:val="nil"/>
                </w:tcBorders>
                <w:shd w:val="clear" w:color="auto" w:fill="auto"/>
                <w:noWrap/>
                <w:vAlign w:val="bottom"/>
                <w:hideMark/>
              </w:tcPr>
            </w:tcPrChange>
          </w:tcPr>
          <w:p w14:paraId="7193F592"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2.73</w:t>
            </w:r>
          </w:p>
        </w:tc>
      </w:tr>
      <w:tr w:rsidR="00227DD1" w:rsidRPr="00D77245" w14:paraId="09ACBDA6" w14:textId="77777777" w:rsidTr="00227DD1">
        <w:trPr>
          <w:trHeight w:val="375"/>
          <w:trPrChange w:id="338" w:author="Mycorn Shao" w:date="2016-10-12T20:45:00Z">
            <w:trPr>
              <w:trHeight w:val="375"/>
            </w:trPr>
          </w:trPrChange>
        </w:trPr>
        <w:tc>
          <w:tcPr>
            <w:tcW w:w="2268" w:type="dxa"/>
            <w:tcBorders>
              <w:top w:val="nil"/>
              <w:left w:val="nil"/>
              <w:bottom w:val="nil"/>
              <w:right w:val="nil"/>
            </w:tcBorders>
            <w:shd w:val="clear" w:color="auto" w:fill="auto"/>
            <w:noWrap/>
            <w:vAlign w:val="center"/>
            <w:hideMark/>
            <w:tcPrChange w:id="339" w:author="Mycorn Shao" w:date="2016-10-12T20:45:00Z">
              <w:tcPr>
                <w:tcW w:w="2268" w:type="dxa"/>
                <w:tcBorders>
                  <w:top w:val="nil"/>
                  <w:left w:val="nil"/>
                  <w:bottom w:val="nil"/>
                  <w:right w:val="nil"/>
                </w:tcBorders>
                <w:shd w:val="clear" w:color="auto" w:fill="auto"/>
                <w:noWrap/>
                <w:vAlign w:val="center"/>
                <w:hideMark/>
              </w:tcPr>
            </w:tcPrChange>
          </w:tcPr>
          <w:p w14:paraId="57CCBAED" w14:textId="07548CD3"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2015GH</w:t>
            </w:r>
          </w:p>
        </w:tc>
        <w:tc>
          <w:tcPr>
            <w:tcW w:w="2268" w:type="dxa"/>
            <w:tcBorders>
              <w:top w:val="nil"/>
              <w:left w:val="nil"/>
              <w:bottom w:val="nil"/>
              <w:right w:val="nil"/>
            </w:tcBorders>
            <w:shd w:val="clear" w:color="auto" w:fill="auto"/>
            <w:noWrap/>
            <w:vAlign w:val="center"/>
            <w:hideMark/>
            <w:tcPrChange w:id="340" w:author="Mycorn Shao" w:date="2016-10-12T20:45:00Z">
              <w:tcPr>
                <w:tcW w:w="2910" w:type="dxa"/>
                <w:tcBorders>
                  <w:top w:val="nil"/>
                  <w:left w:val="nil"/>
                  <w:bottom w:val="nil"/>
                  <w:right w:val="nil"/>
                </w:tcBorders>
                <w:shd w:val="clear" w:color="auto" w:fill="auto"/>
                <w:noWrap/>
                <w:vAlign w:val="center"/>
                <w:hideMark/>
              </w:tcPr>
            </w:tcPrChange>
          </w:tcPr>
          <w:p w14:paraId="642BF15C" w14:textId="51AB2128"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3A</w:t>
            </w:r>
          </w:p>
        </w:tc>
        <w:tc>
          <w:tcPr>
            <w:tcW w:w="4097" w:type="dxa"/>
            <w:tcBorders>
              <w:top w:val="nil"/>
              <w:left w:val="nil"/>
              <w:bottom w:val="nil"/>
              <w:right w:val="nil"/>
            </w:tcBorders>
            <w:shd w:val="clear" w:color="auto" w:fill="auto"/>
            <w:noWrap/>
            <w:vAlign w:val="center"/>
            <w:hideMark/>
            <w:tcPrChange w:id="341" w:author="Mycorn Shao" w:date="2016-10-12T20:45:00Z">
              <w:tcPr>
                <w:tcW w:w="3455" w:type="dxa"/>
                <w:tcBorders>
                  <w:top w:val="nil"/>
                  <w:left w:val="nil"/>
                  <w:bottom w:val="nil"/>
                  <w:right w:val="nil"/>
                </w:tcBorders>
                <w:shd w:val="clear" w:color="auto" w:fill="auto"/>
                <w:noWrap/>
                <w:vAlign w:val="center"/>
                <w:hideMark/>
              </w:tcPr>
            </w:tcPrChange>
          </w:tcPr>
          <w:p w14:paraId="04D73968" w14:textId="2D23D40D"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4.11</w:t>
            </w:r>
          </w:p>
        </w:tc>
        <w:tc>
          <w:tcPr>
            <w:tcW w:w="1583" w:type="dxa"/>
            <w:tcBorders>
              <w:top w:val="nil"/>
              <w:left w:val="nil"/>
              <w:bottom w:val="nil"/>
              <w:right w:val="nil"/>
            </w:tcBorders>
            <w:shd w:val="clear" w:color="auto" w:fill="auto"/>
            <w:noWrap/>
            <w:vAlign w:val="center"/>
            <w:hideMark/>
            <w:tcPrChange w:id="342" w:author="Mycorn Shao" w:date="2016-10-12T20:45:00Z">
              <w:tcPr>
                <w:tcW w:w="1583" w:type="dxa"/>
                <w:tcBorders>
                  <w:top w:val="nil"/>
                  <w:left w:val="nil"/>
                  <w:bottom w:val="nil"/>
                  <w:right w:val="nil"/>
                </w:tcBorders>
                <w:shd w:val="clear" w:color="auto" w:fill="auto"/>
                <w:noWrap/>
                <w:vAlign w:val="center"/>
                <w:hideMark/>
              </w:tcPr>
            </w:tcPrChange>
          </w:tcPr>
          <w:p w14:paraId="4FC1FC3C" w14:textId="528AC579"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15.56</w:t>
            </w:r>
          </w:p>
        </w:tc>
        <w:tc>
          <w:tcPr>
            <w:tcW w:w="1912" w:type="dxa"/>
            <w:tcBorders>
              <w:top w:val="nil"/>
              <w:left w:val="nil"/>
              <w:bottom w:val="nil"/>
              <w:right w:val="nil"/>
            </w:tcBorders>
            <w:shd w:val="clear" w:color="auto" w:fill="auto"/>
            <w:noWrap/>
            <w:vAlign w:val="bottom"/>
            <w:hideMark/>
            <w:tcPrChange w:id="343" w:author="Mycorn Shao" w:date="2016-10-12T20:45:00Z">
              <w:tcPr>
                <w:tcW w:w="1912" w:type="dxa"/>
                <w:tcBorders>
                  <w:top w:val="nil"/>
                  <w:left w:val="nil"/>
                  <w:bottom w:val="nil"/>
                  <w:right w:val="nil"/>
                </w:tcBorders>
                <w:shd w:val="clear" w:color="auto" w:fill="auto"/>
                <w:noWrap/>
                <w:vAlign w:val="bottom"/>
                <w:hideMark/>
              </w:tcPr>
            </w:tcPrChange>
          </w:tcPr>
          <w:p w14:paraId="5FF65F23"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20.12</w:t>
            </w:r>
          </w:p>
        </w:tc>
      </w:tr>
      <w:tr w:rsidR="00227DD1" w:rsidRPr="00D77245" w14:paraId="16B91F65" w14:textId="77777777" w:rsidTr="00227DD1">
        <w:trPr>
          <w:trHeight w:val="375"/>
          <w:trPrChange w:id="344" w:author="Mycorn Shao" w:date="2016-10-12T20:45:00Z">
            <w:trPr>
              <w:trHeight w:val="375"/>
            </w:trPr>
          </w:trPrChange>
        </w:trPr>
        <w:tc>
          <w:tcPr>
            <w:tcW w:w="2268" w:type="dxa"/>
            <w:tcBorders>
              <w:top w:val="nil"/>
              <w:left w:val="nil"/>
              <w:bottom w:val="nil"/>
              <w:right w:val="nil"/>
            </w:tcBorders>
            <w:shd w:val="clear" w:color="auto" w:fill="auto"/>
            <w:noWrap/>
            <w:vAlign w:val="center"/>
            <w:tcPrChange w:id="345" w:author="Mycorn Shao" w:date="2016-10-12T20:45:00Z">
              <w:tcPr>
                <w:tcW w:w="2268" w:type="dxa"/>
                <w:tcBorders>
                  <w:top w:val="nil"/>
                  <w:left w:val="nil"/>
                  <w:bottom w:val="nil"/>
                  <w:right w:val="nil"/>
                </w:tcBorders>
                <w:shd w:val="clear" w:color="auto" w:fill="auto"/>
                <w:noWrap/>
                <w:vAlign w:val="center"/>
              </w:tcPr>
            </w:tcPrChange>
          </w:tcPr>
          <w:p w14:paraId="42F44D6A" w14:textId="30C68920"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p>
        </w:tc>
        <w:tc>
          <w:tcPr>
            <w:tcW w:w="2268" w:type="dxa"/>
            <w:tcBorders>
              <w:top w:val="nil"/>
              <w:left w:val="nil"/>
              <w:bottom w:val="nil"/>
              <w:right w:val="nil"/>
            </w:tcBorders>
            <w:shd w:val="clear" w:color="auto" w:fill="auto"/>
            <w:noWrap/>
            <w:vAlign w:val="center"/>
            <w:hideMark/>
            <w:tcPrChange w:id="346" w:author="Mycorn Shao" w:date="2016-10-12T20:45:00Z">
              <w:tcPr>
                <w:tcW w:w="2910" w:type="dxa"/>
                <w:tcBorders>
                  <w:top w:val="nil"/>
                  <w:left w:val="nil"/>
                  <w:bottom w:val="nil"/>
                  <w:right w:val="nil"/>
                </w:tcBorders>
                <w:shd w:val="clear" w:color="auto" w:fill="auto"/>
                <w:noWrap/>
                <w:vAlign w:val="center"/>
                <w:hideMark/>
              </w:tcPr>
            </w:tcPrChange>
          </w:tcPr>
          <w:p w14:paraId="314AB99E" w14:textId="4B87661E"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4AL</w:t>
            </w:r>
          </w:p>
        </w:tc>
        <w:tc>
          <w:tcPr>
            <w:tcW w:w="4097" w:type="dxa"/>
            <w:tcBorders>
              <w:top w:val="nil"/>
              <w:left w:val="nil"/>
              <w:bottom w:val="nil"/>
              <w:right w:val="nil"/>
            </w:tcBorders>
            <w:shd w:val="clear" w:color="auto" w:fill="auto"/>
            <w:noWrap/>
            <w:vAlign w:val="center"/>
            <w:hideMark/>
            <w:tcPrChange w:id="347" w:author="Mycorn Shao" w:date="2016-10-12T20:45:00Z">
              <w:tcPr>
                <w:tcW w:w="3455" w:type="dxa"/>
                <w:tcBorders>
                  <w:top w:val="nil"/>
                  <w:left w:val="nil"/>
                  <w:bottom w:val="nil"/>
                  <w:right w:val="nil"/>
                </w:tcBorders>
                <w:shd w:val="clear" w:color="auto" w:fill="auto"/>
                <w:noWrap/>
                <w:vAlign w:val="center"/>
                <w:hideMark/>
              </w:tcPr>
            </w:tcPrChange>
          </w:tcPr>
          <w:p w14:paraId="1ABFC1A3" w14:textId="24657068"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47.73</w:t>
            </w:r>
          </w:p>
        </w:tc>
        <w:tc>
          <w:tcPr>
            <w:tcW w:w="1583" w:type="dxa"/>
            <w:tcBorders>
              <w:top w:val="nil"/>
              <w:left w:val="nil"/>
              <w:bottom w:val="nil"/>
              <w:right w:val="nil"/>
            </w:tcBorders>
            <w:shd w:val="clear" w:color="auto" w:fill="auto"/>
            <w:noWrap/>
            <w:vAlign w:val="center"/>
            <w:hideMark/>
            <w:tcPrChange w:id="348" w:author="Mycorn Shao" w:date="2016-10-12T20:45:00Z">
              <w:tcPr>
                <w:tcW w:w="1583" w:type="dxa"/>
                <w:tcBorders>
                  <w:top w:val="nil"/>
                  <w:left w:val="nil"/>
                  <w:bottom w:val="nil"/>
                  <w:right w:val="nil"/>
                </w:tcBorders>
                <w:shd w:val="clear" w:color="auto" w:fill="auto"/>
                <w:noWrap/>
                <w:vAlign w:val="center"/>
                <w:hideMark/>
              </w:tcPr>
            </w:tcPrChange>
          </w:tcPr>
          <w:p w14:paraId="49743885" w14:textId="629601A6"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3.54</w:t>
            </w:r>
          </w:p>
        </w:tc>
        <w:tc>
          <w:tcPr>
            <w:tcW w:w="1912" w:type="dxa"/>
            <w:tcBorders>
              <w:top w:val="nil"/>
              <w:left w:val="nil"/>
              <w:bottom w:val="nil"/>
              <w:right w:val="nil"/>
            </w:tcBorders>
            <w:shd w:val="clear" w:color="auto" w:fill="auto"/>
            <w:noWrap/>
            <w:vAlign w:val="bottom"/>
            <w:hideMark/>
            <w:tcPrChange w:id="349" w:author="Mycorn Shao" w:date="2016-10-12T20:45:00Z">
              <w:tcPr>
                <w:tcW w:w="1912" w:type="dxa"/>
                <w:tcBorders>
                  <w:top w:val="nil"/>
                  <w:left w:val="nil"/>
                  <w:bottom w:val="nil"/>
                  <w:right w:val="nil"/>
                </w:tcBorders>
                <w:shd w:val="clear" w:color="auto" w:fill="auto"/>
                <w:noWrap/>
                <w:vAlign w:val="bottom"/>
                <w:hideMark/>
              </w:tcPr>
            </w:tcPrChange>
          </w:tcPr>
          <w:p w14:paraId="0AA929E6"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13.10</w:t>
            </w:r>
          </w:p>
        </w:tc>
      </w:tr>
      <w:tr w:rsidR="00227DD1" w:rsidRPr="00D77245" w14:paraId="04B1F8B2" w14:textId="77777777" w:rsidTr="00227DD1">
        <w:trPr>
          <w:trHeight w:val="375"/>
          <w:trPrChange w:id="350" w:author="Mycorn Shao" w:date="2016-10-12T20:45:00Z">
            <w:trPr>
              <w:trHeight w:val="375"/>
            </w:trPr>
          </w:trPrChange>
        </w:trPr>
        <w:tc>
          <w:tcPr>
            <w:tcW w:w="2268" w:type="dxa"/>
            <w:tcBorders>
              <w:top w:val="nil"/>
              <w:left w:val="nil"/>
              <w:bottom w:val="nil"/>
              <w:right w:val="nil"/>
            </w:tcBorders>
            <w:shd w:val="clear" w:color="auto" w:fill="auto"/>
            <w:noWrap/>
            <w:vAlign w:val="center"/>
            <w:tcPrChange w:id="351" w:author="Mycorn Shao" w:date="2016-10-12T20:45:00Z">
              <w:tcPr>
                <w:tcW w:w="2268" w:type="dxa"/>
                <w:tcBorders>
                  <w:top w:val="nil"/>
                  <w:left w:val="nil"/>
                  <w:bottom w:val="nil"/>
                  <w:right w:val="nil"/>
                </w:tcBorders>
                <w:shd w:val="clear" w:color="auto" w:fill="auto"/>
                <w:noWrap/>
                <w:vAlign w:val="center"/>
              </w:tcPr>
            </w:tcPrChange>
          </w:tcPr>
          <w:p w14:paraId="56F61A11" w14:textId="2FCA1C2A"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p>
        </w:tc>
        <w:tc>
          <w:tcPr>
            <w:tcW w:w="2268" w:type="dxa"/>
            <w:tcBorders>
              <w:top w:val="nil"/>
              <w:left w:val="nil"/>
              <w:bottom w:val="nil"/>
              <w:right w:val="nil"/>
            </w:tcBorders>
            <w:shd w:val="clear" w:color="auto" w:fill="auto"/>
            <w:noWrap/>
            <w:vAlign w:val="center"/>
            <w:hideMark/>
            <w:tcPrChange w:id="352" w:author="Mycorn Shao" w:date="2016-10-12T20:45:00Z">
              <w:tcPr>
                <w:tcW w:w="2910" w:type="dxa"/>
                <w:tcBorders>
                  <w:top w:val="nil"/>
                  <w:left w:val="nil"/>
                  <w:bottom w:val="nil"/>
                  <w:right w:val="nil"/>
                </w:tcBorders>
                <w:shd w:val="clear" w:color="auto" w:fill="auto"/>
                <w:noWrap/>
                <w:vAlign w:val="center"/>
                <w:hideMark/>
              </w:tcPr>
            </w:tcPrChange>
          </w:tcPr>
          <w:p w14:paraId="3A52D6BE" w14:textId="77A74F72"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6DS</w:t>
            </w:r>
          </w:p>
        </w:tc>
        <w:tc>
          <w:tcPr>
            <w:tcW w:w="4097" w:type="dxa"/>
            <w:tcBorders>
              <w:top w:val="nil"/>
              <w:left w:val="nil"/>
              <w:bottom w:val="nil"/>
              <w:right w:val="nil"/>
            </w:tcBorders>
            <w:shd w:val="clear" w:color="auto" w:fill="auto"/>
            <w:noWrap/>
            <w:vAlign w:val="center"/>
            <w:hideMark/>
            <w:tcPrChange w:id="353" w:author="Mycorn Shao" w:date="2016-10-12T20:45:00Z">
              <w:tcPr>
                <w:tcW w:w="3455" w:type="dxa"/>
                <w:tcBorders>
                  <w:top w:val="nil"/>
                  <w:left w:val="nil"/>
                  <w:bottom w:val="nil"/>
                  <w:right w:val="nil"/>
                </w:tcBorders>
                <w:shd w:val="clear" w:color="auto" w:fill="auto"/>
                <w:noWrap/>
                <w:vAlign w:val="center"/>
                <w:hideMark/>
              </w:tcPr>
            </w:tcPrChange>
          </w:tcPr>
          <w:p w14:paraId="17050554" w14:textId="689FC099"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4.55</w:t>
            </w:r>
          </w:p>
        </w:tc>
        <w:tc>
          <w:tcPr>
            <w:tcW w:w="1583" w:type="dxa"/>
            <w:tcBorders>
              <w:top w:val="nil"/>
              <w:left w:val="nil"/>
              <w:bottom w:val="nil"/>
              <w:right w:val="nil"/>
            </w:tcBorders>
            <w:shd w:val="clear" w:color="auto" w:fill="auto"/>
            <w:noWrap/>
            <w:vAlign w:val="center"/>
            <w:hideMark/>
            <w:tcPrChange w:id="354" w:author="Mycorn Shao" w:date="2016-10-12T20:45:00Z">
              <w:tcPr>
                <w:tcW w:w="1583" w:type="dxa"/>
                <w:tcBorders>
                  <w:top w:val="nil"/>
                  <w:left w:val="nil"/>
                  <w:bottom w:val="nil"/>
                  <w:right w:val="nil"/>
                </w:tcBorders>
                <w:shd w:val="clear" w:color="auto" w:fill="auto"/>
                <w:noWrap/>
                <w:vAlign w:val="center"/>
                <w:hideMark/>
              </w:tcPr>
            </w:tcPrChange>
          </w:tcPr>
          <w:p w14:paraId="36AA13E0" w14:textId="53AC94E8"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3.38</w:t>
            </w:r>
          </w:p>
        </w:tc>
        <w:tc>
          <w:tcPr>
            <w:tcW w:w="1912" w:type="dxa"/>
            <w:tcBorders>
              <w:top w:val="nil"/>
              <w:left w:val="nil"/>
              <w:bottom w:val="nil"/>
              <w:right w:val="nil"/>
            </w:tcBorders>
            <w:shd w:val="clear" w:color="auto" w:fill="auto"/>
            <w:noWrap/>
            <w:vAlign w:val="bottom"/>
            <w:hideMark/>
            <w:tcPrChange w:id="355" w:author="Mycorn Shao" w:date="2016-10-12T20:45:00Z">
              <w:tcPr>
                <w:tcW w:w="1912" w:type="dxa"/>
                <w:tcBorders>
                  <w:top w:val="nil"/>
                  <w:left w:val="nil"/>
                  <w:bottom w:val="nil"/>
                  <w:right w:val="nil"/>
                </w:tcBorders>
                <w:shd w:val="clear" w:color="auto" w:fill="auto"/>
                <w:noWrap/>
                <w:vAlign w:val="bottom"/>
                <w:hideMark/>
              </w:tcPr>
            </w:tcPrChange>
          </w:tcPr>
          <w:p w14:paraId="35C9403B"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5.10</w:t>
            </w:r>
          </w:p>
        </w:tc>
      </w:tr>
      <w:tr w:rsidR="00227DD1" w:rsidRPr="00D77245" w14:paraId="5DE73169" w14:textId="77777777" w:rsidTr="00227DD1">
        <w:trPr>
          <w:trHeight w:val="375"/>
          <w:trPrChange w:id="356" w:author="Mycorn Shao" w:date="2016-10-12T20:45:00Z">
            <w:trPr>
              <w:trHeight w:val="375"/>
            </w:trPr>
          </w:trPrChange>
        </w:trPr>
        <w:tc>
          <w:tcPr>
            <w:tcW w:w="2268" w:type="dxa"/>
            <w:tcBorders>
              <w:top w:val="nil"/>
              <w:left w:val="nil"/>
              <w:bottom w:val="nil"/>
              <w:right w:val="nil"/>
            </w:tcBorders>
            <w:shd w:val="clear" w:color="auto" w:fill="auto"/>
            <w:noWrap/>
            <w:vAlign w:val="center"/>
            <w:hideMark/>
            <w:tcPrChange w:id="357" w:author="Mycorn Shao" w:date="2016-10-12T20:45:00Z">
              <w:tcPr>
                <w:tcW w:w="2268" w:type="dxa"/>
                <w:tcBorders>
                  <w:top w:val="nil"/>
                  <w:left w:val="nil"/>
                  <w:bottom w:val="nil"/>
                  <w:right w:val="nil"/>
                </w:tcBorders>
                <w:shd w:val="clear" w:color="auto" w:fill="auto"/>
                <w:noWrap/>
                <w:vAlign w:val="center"/>
                <w:hideMark/>
              </w:tcPr>
            </w:tcPrChange>
          </w:tcPr>
          <w:p w14:paraId="3A9E6F4D" w14:textId="1ED974A1"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p>
        </w:tc>
        <w:tc>
          <w:tcPr>
            <w:tcW w:w="2268" w:type="dxa"/>
            <w:tcBorders>
              <w:top w:val="nil"/>
              <w:left w:val="nil"/>
              <w:bottom w:val="nil"/>
              <w:right w:val="nil"/>
            </w:tcBorders>
            <w:shd w:val="clear" w:color="auto" w:fill="auto"/>
            <w:noWrap/>
            <w:vAlign w:val="center"/>
            <w:hideMark/>
            <w:tcPrChange w:id="358" w:author="Mycorn Shao" w:date="2016-10-12T20:45:00Z">
              <w:tcPr>
                <w:tcW w:w="2910" w:type="dxa"/>
                <w:tcBorders>
                  <w:top w:val="nil"/>
                  <w:left w:val="nil"/>
                  <w:bottom w:val="nil"/>
                  <w:right w:val="nil"/>
                </w:tcBorders>
                <w:shd w:val="clear" w:color="auto" w:fill="auto"/>
                <w:noWrap/>
                <w:vAlign w:val="center"/>
                <w:hideMark/>
              </w:tcPr>
            </w:tcPrChange>
          </w:tcPr>
          <w:p w14:paraId="6B209E02" w14:textId="175C10FE"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5A</w:t>
            </w:r>
          </w:p>
        </w:tc>
        <w:tc>
          <w:tcPr>
            <w:tcW w:w="4097" w:type="dxa"/>
            <w:tcBorders>
              <w:top w:val="nil"/>
              <w:left w:val="nil"/>
              <w:bottom w:val="nil"/>
              <w:right w:val="nil"/>
            </w:tcBorders>
            <w:shd w:val="clear" w:color="auto" w:fill="auto"/>
            <w:noWrap/>
            <w:vAlign w:val="center"/>
            <w:hideMark/>
            <w:tcPrChange w:id="359" w:author="Mycorn Shao" w:date="2016-10-12T20:45:00Z">
              <w:tcPr>
                <w:tcW w:w="3455" w:type="dxa"/>
                <w:tcBorders>
                  <w:top w:val="nil"/>
                  <w:left w:val="nil"/>
                  <w:bottom w:val="nil"/>
                  <w:right w:val="nil"/>
                </w:tcBorders>
                <w:shd w:val="clear" w:color="auto" w:fill="auto"/>
                <w:noWrap/>
                <w:vAlign w:val="center"/>
                <w:hideMark/>
              </w:tcPr>
            </w:tcPrChange>
          </w:tcPr>
          <w:p w14:paraId="5D5AA60A" w14:textId="4204A535"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14.35</w:t>
            </w:r>
          </w:p>
        </w:tc>
        <w:tc>
          <w:tcPr>
            <w:tcW w:w="1583" w:type="dxa"/>
            <w:tcBorders>
              <w:top w:val="nil"/>
              <w:left w:val="nil"/>
              <w:bottom w:val="nil"/>
              <w:right w:val="nil"/>
            </w:tcBorders>
            <w:shd w:val="clear" w:color="auto" w:fill="auto"/>
            <w:noWrap/>
            <w:vAlign w:val="center"/>
            <w:hideMark/>
            <w:tcPrChange w:id="360" w:author="Mycorn Shao" w:date="2016-10-12T20:45:00Z">
              <w:tcPr>
                <w:tcW w:w="1583" w:type="dxa"/>
                <w:tcBorders>
                  <w:top w:val="nil"/>
                  <w:left w:val="nil"/>
                  <w:bottom w:val="nil"/>
                  <w:right w:val="nil"/>
                </w:tcBorders>
                <w:shd w:val="clear" w:color="auto" w:fill="auto"/>
                <w:noWrap/>
                <w:vAlign w:val="center"/>
                <w:hideMark/>
              </w:tcPr>
            </w:tcPrChange>
          </w:tcPr>
          <w:p w14:paraId="79A0BC73" w14:textId="4742C04A"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3.3</w:t>
            </w:r>
          </w:p>
        </w:tc>
        <w:tc>
          <w:tcPr>
            <w:tcW w:w="1912" w:type="dxa"/>
            <w:tcBorders>
              <w:top w:val="nil"/>
              <w:left w:val="nil"/>
              <w:bottom w:val="nil"/>
              <w:right w:val="nil"/>
            </w:tcBorders>
            <w:shd w:val="clear" w:color="auto" w:fill="auto"/>
            <w:noWrap/>
            <w:vAlign w:val="bottom"/>
            <w:hideMark/>
            <w:tcPrChange w:id="361" w:author="Mycorn Shao" w:date="2016-10-12T20:45:00Z">
              <w:tcPr>
                <w:tcW w:w="1912" w:type="dxa"/>
                <w:tcBorders>
                  <w:top w:val="nil"/>
                  <w:left w:val="nil"/>
                  <w:bottom w:val="nil"/>
                  <w:right w:val="nil"/>
                </w:tcBorders>
                <w:shd w:val="clear" w:color="auto" w:fill="auto"/>
                <w:noWrap/>
                <w:vAlign w:val="bottom"/>
                <w:hideMark/>
              </w:tcPr>
            </w:tcPrChange>
          </w:tcPr>
          <w:p w14:paraId="266A7A6B"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26.55</w:t>
            </w:r>
          </w:p>
        </w:tc>
      </w:tr>
      <w:tr w:rsidR="00227DD1" w:rsidRPr="00D77245" w14:paraId="75380738" w14:textId="77777777" w:rsidTr="00227DD1">
        <w:trPr>
          <w:trHeight w:val="375"/>
          <w:trPrChange w:id="362" w:author="Mycorn Shao" w:date="2016-10-12T20:45:00Z">
            <w:trPr>
              <w:trHeight w:val="375"/>
            </w:trPr>
          </w:trPrChange>
        </w:trPr>
        <w:tc>
          <w:tcPr>
            <w:tcW w:w="2268" w:type="dxa"/>
            <w:tcBorders>
              <w:top w:val="nil"/>
              <w:left w:val="nil"/>
              <w:bottom w:val="nil"/>
              <w:right w:val="nil"/>
            </w:tcBorders>
            <w:shd w:val="clear" w:color="auto" w:fill="auto"/>
            <w:noWrap/>
            <w:vAlign w:val="center"/>
            <w:tcPrChange w:id="363" w:author="Mycorn Shao" w:date="2016-10-12T20:45:00Z">
              <w:tcPr>
                <w:tcW w:w="2268" w:type="dxa"/>
                <w:tcBorders>
                  <w:top w:val="nil"/>
                  <w:left w:val="nil"/>
                  <w:bottom w:val="nil"/>
                  <w:right w:val="nil"/>
                </w:tcBorders>
                <w:shd w:val="clear" w:color="auto" w:fill="auto"/>
                <w:noWrap/>
                <w:vAlign w:val="center"/>
              </w:tcPr>
            </w:tcPrChange>
          </w:tcPr>
          <w:p w14:paraId="095F817C" w14:textId="66D7AF25"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2015Field</w:t>
            </w:r>
          </w:p>
        </w:tc>
        <w:tc>
          <w:tcPr>
            <w:tcW w:w="2268" w:type="dxa"/>
            <w:tcBorders>
              <w:top w:val="nil"/>
              <w:left w:val="nil"/>
              <w:bottom w:val="nil"/>
              <w:right w:val="nil"/>
            </w:tcBorders>
            <w:shd w:val="clear" w:color="auto" w:fill="auto"/>
            <w:noWrap/>
            <w:vAlign w:val="center"/>
            <w:hideMark/>
            <w:tcPrChange w:id="364" w:author="Mycorn Shao" w:date="2016-10-12T20:45:00Z">
              <w:tcPr>
                <w:tcW w:w="2910" w:type="dxa"/>
                <w:tcBorders>
                  <w:top w:val="nil"/>
                  <w:left w:val="nil"/>
                  <w:bottom w:val="nil"/>
                  <w:right w:val="nil"/>
                </w:tcBorders>
                <w:shd w:val="clear" w:color="auto" w:fill="auto"/>
                <w:noWrap/>
                <w:vAlign w:val="center"/>
                <w:hideMark/>
              </w:tcPr>
            </w:tcPrChange>
          </w:tcPr>
          <w:p w14:paraId="2FF71A96" w14:textId="7B671D9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3A</w:t>
            </w:r>
          </w:p>
        </w:tc>
        <w:tc>
          <w:tcPr>
            <w:tcW w:w="4097" w:type="dxa"/>
            <w:tcBorders>
              <w:top w:val="nil"/>
              <w:left w:val="nil"/>
              <w:bottom w:val="nil"/>
              <w:right w:val="nil"/>
            </w:tcBorders>
            <w:shd w:val="clear" w:color="auto" w:fill="auto"/>
            <w:noWrap/>
            <w:vAlign w:val="center"/>
            <w:hideMark/>
            <w:tcPrChange w:id="365" w:author="Mycorn Shao" w:date="2016-10-12T20:45:00Z">
              <w:tcPr>
                <w:tcW w:w="3455" w:type="dxa"/>
                <w:tcBorders>
                  <w:top w:val="nil"/>
                  <w:left w:val="nil"/>
                  <w:bottom w:val="nil"/>
                  <w:right w:val="nil"/>
                </w:tcBorders>
                <w:shd w:val="clear" w:color="auto" w:fill="auto"/>
                <w:noWrap/>
                <w:vAlign w:val="center"/>
                <w:hideMark/>
              </w:tcPr>
            </w:tcPrChange>
          </w:tcPr>
          <w:p w14:paraId="35C3AA3C" w14:textId="3DE7336D"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4.11</w:t>
            </w:r>
          </w:p>
        </w:tc>
        <w:tc>
          <w:tcPr>
            <w:tcW w:w="1583" w:type="dxa"/>
            <w:tcBorders>
              <w:top w:val="nil"/>
              <w:left w:val="nil"/>
              <w:bottom w:val="nil"/>
              <w:right w:val="nil"/>
            </w:tcBorders>
            <w:shd w:val="clear" w:color="auto" w:fill="auto"/>
            <w:noWrap/>
            <w:vAlign w:val="center"/>
            <w:hideMark/>
            <w:tcPrChange w:id="366" w:author="Mycorn Shao" w:date="2016-10-12T20:45:00Z">
              <w:tcPr>
                <w:tcW w:w="1583" w:type="dxa"/>
                <w:tcBorders>
                  <w:top w:val="nil"/>
                  <w:left w:val="nil"/>
                  <w:bottom w:val="nil"/>
                  <w:right w:val="nil"/>
                </w:tcBorders>
                <w:shd w:val="clear" w:color="auto" w:fill="auto"/>
                <w:noWrap/>
                <w:vAlign w:val="center"/>
                <w:hideMark/>
              </w:tcPr>
            </w:tcPrChange>
          </w:tcPr>
          <w:p w14:paraId="2E668D0D" w14:textId="69ACA2F4"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12.39</w:t>
            </w:r>
          </w:p>
        </w:tc>
        <w:tc>
          <w:tcPr>
            <w:tcW w:w="1912" w:type="dxa"/>
            <w:tcBorders>
              <w:top w:val="nil"/>
              <w:left w:val="nil"/>
              <w:bottom w:val="nil"/>
              <w:right w:val="nil"/>
            </w:tcBorders>
            <w:shd w:val="clear" w:color="auto" w:fill="auto"/>
            <w:noWrap/>
            <w:vAlign w:val="bottom"/>
            <w:hideMark/>
            <w:tcPrChange w:id="367" w:author="Mycorn Shao" w:date="2016-10-12T20:45:00Z">
              <w:tcPr>
                <w:tcW w:w="1912" w:type="dxa"/>
                <w:tcBorders>
                  <w:top w:val="nil"/>
                  <w:left w:val="nil"/>
                  <w:bottom w:val="nil"/>
                  <w:right w:val="nil"/>
                </w:tcBorders>
                <w:shd w:val="clear" w:color="auto" w:fill="auto"/>
                <w:noWrap/>
                <w:vAlign w:val="bottom"/>
                <w:hideMark/>
              </w:tcPr>
            </w:tcPrChange>
          </w:tcPr>
          <w:p w14:paraId="2F3DE99D"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4.89</w:t>
            </w:r>
          </w:p>
        </w:tc>
      </w:tr>
      <w:tr w:rsidR="00227DD1" w:rsidRPr="00D77245" w14:paraId="400226EA" w14:textId="77777777" w:rsidTr="00227DD1">
        <w:trPr>
          <w:trHeight w:val="375"/>
          <w:trPrChange w:id="368" w:author="Mycorn Shao" w:date="2016-10-12T20:45:00Z">
            <w:trPr>
              <w:trHeight w:val="375"/>
            </w:trPr>
          </w:trPrChange>
        </w:trPr>
        <w:tc>
          <w:tcPr>
            <w:tcW w:w="2268" w:type="dxa"/>
            <w:tcBorders>
              <w:top w:val="nil"/>
              <w:left w:val="nil"/>
              <w:bottom w:val="nil"/>
              <w:right w:val="nil"/>
            </w:tcBorders>
            <w:shd w:val="clear" w:color="auto" w:fill="auto"/>
            <w:noWrap/>
            <w:vAlign w:val="center"/>
            <w:tcPrChange w:id="369" w:author="Mycorn Shao" w:date="2016-10-12T20:45:00Z">
              <w:tcPr>
                <w:tcW w:w="2268" w:type="dxa"/>
                <w:tcBorders>
                  <w:top w:val="nil"/>
                  <w:left w:val="nil"/>
                  <w:bottom w:val="nil"/>
                  <w:right w:val="nil"/>
                </w:tcBorders>
                <w:shd w:val="clear" w:color="auto" w:fill="auto"/>
                <w:noWrap/>
                <w:vAlign w:val="center"/>
              </w:tcPr>
            </w:tcPrChange>
          </w:tcPr>
          <w:p w14:paraId="0179F1B9" w14:textId="1EF459FD"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p>
        </w:tc>
        <w:tc>
          <w:tcPr>
            <w:tcW w:w="2268" w:type="dxa"/>
            <w:tcBorders>
              <w:top w:val="nil"/>
              <w:left w:val="nil"/>
              <w:bottom w:val="nil"/>
              <w:right w:val="nil"/>
            </w:tcBorders>
            <w:shd w:val="clear" w:color="auto" w:fill="auto"/>
            <w:noWrap/>
            <w:vAlign w:val="center"/>
            <w:hideMark/>
            <w:tcPrChange w:id="370" w:author="Mycorn Shao" w:date="2016-10-12T20:45:00Z">
              <w:tcPr>
                <w:tcW w:w="2910" w:type="dxa"/>
                <w:tcBorders>
                  <w:top w:val="nil"/>
                  <w:left w:val="nil"/>
                  <w:bottom w:val="nil"/>
                  <w:right w:val="nil"/>
                </w:tcBorders>
                <w:shd w:val="clear" w:color="auto" w:fill="auto"/>
                <w:noWrap/>
                <w:vAlign w:val="center"/>
                <w:hideMark/>
              </w:tcPr>
            </w:tcPrChange>
          </w:tcPr>
          <w:p w14:paraId="3E3AFBC8" w14:textId="1F2CEF3E"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2AS</w:t>
            </w:r>
          </w:p>
        </w:tc>
        <w:tc>
          <w:tcPr>
            <w:tcW w:w="4097" w:type="dxa"/>
            <w:tcBorders>
              <w:top w:val="nil"/>
              <w:left w:val="nil"/>
              <w:bottom w:val="nil"/>
              <w:right w:val="nil"/>
            </w:tcBorders>
            <w:shd w:val="clear" w:color="auto" w:fill="auto"/>
            <w:noWrap/>
            <w:vAlign w:val="center"/>
            <w:hideMark/>
            <w:tcPrChange w:id="371" w:author="Mycorn Shao" w:date="2016-10-12T20:45:00Z">
              <w:tcPr>
                <w:tcW w:w="3455" w:type="dxa"/>
                <w:tcBorders>
                  <w:top w:val="nil"/>
                  <w:left w:val="nil"/>
                  <w:bottom w:val="nil"/>
                  <w:right w:val="nil"/>
                </w:tcBorders>
                <w:shd w:val="clear" w:color="auto" w:fill="auto"/>
                <w:noWrap/>
                <w:vAlign w:val="center"/>
                <w:hideMark/>
              </w:tcPr>
            </w:tcPrChange>
          </w:tcPr>
          <w:p w14:paraId="77D9FC9F" w14:textId="19E2D712"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115.5</w:t>
            </w:r>
          </w:p>
        </w:tc>
        <w:tc>
          <w:tcPr>
            <w:tcW w:w="1583" w:type="dxa"/>
            <w:tcBorders>
              <w:top w:val="nil"/>
              <w:left w:val="nil"/>
              <w:bottom w:val="nil"/>
              <w:right w:val="nil"/>
            </w:tcBorders>
            <w:shd w:val="clear" w:color="auto" w:fill="auto"/>
            <w:noWrap/>
            <w:vAlign w:val="center"/>
            <w:hideMark/>
            <w:tcPrChange w:id="372" w:author="Mycorn Shao" w:date="2016-10-12T20:45:00Z">
              <w:tcPr>
                <w:tcW w:w="1583" w:type="dxa"/>
                <w:tcBorders>
                  <w:top w:val="nil"/>
                  <w:left w:val="nil"/>
                  <w:bottom w:val="nil"/>
                  <w:right w:val="nil"/>
                </w:tcBorders>
                <w:shd w:val="clear" w:color="auto" w:fill="auto"/>
                <w:noWrap/>
                <w:vAlign w:val="center"/>
                <w:hideMark/>
              </w:tcPr>
            </w:tcPrChange>
          </w:tcPr>
          <w:p w14:paraId="00BD6AAF" w14:textId="2E619433"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9.1</w:t>
            </w:r>
          </w:p>
        </w:tc>
        <w:tc>
          <w:tcPr>
            <w:tcW w:w="1912" w:type="dxa"/>
            <w:tcBorders>
              <w:top w:val="nil"/>
              <w:left w:val="nil"/>
              <w:bottom w:val="nil"/>
              <w:right w:val="nil"/>
            </w:tcBorders>
            <w:shd w:val="clear" w:color="auto" w:fill="auto"/>
            <w:noWrap/>
            <w:vAlign w:val="bottom"/>
            <w:hideMark/>
            <w:tcPrChange w:id="373" w:author="Mycorn Shao" w:date="2016-10-12T20:45:00Z">
              <w:tcPr>
                <w:tcW w:w="1912" w:type="dxa"/>
                <w:tcBorders>
                  <w:top w:val="nil"/>
                  <w:left w:val="nil"/>
                  <w:bottom w:val="nil"/>
                  <w:right w:val="nil"/>
                </w:tcBorders>
                <w:shd w:val="clear" w:color="auto" w:fill="auto"/>
                <w:noWrap/>
                <w:vAlign w:val="bottom"/>
                <w:hideMark/>
              </w:tcPr>
            </w:tcPrChange>
          </w:tcPr>
          <w:p w14:paraId="7DB2660E"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4.21</w:t>
            </w:r>
          </w:p>
        </w:tc>
      </w:tr>
      <w:tr w:rsidR="00227DD1" w:rsidRPr="00D77245" w14:paraId="33837D4B" w14:textId="77777777" w:rsidTr="00227DD1">
        <w:trPr>
          <w:trHeight w:val="375"/>
          <w:trPrChange w:id="374" w:author="Mycorn Shao" w:date="2016-10-12T20:45:00Z">
            <w:trPr>
              <w:trHeight w:val="375"/>
            </w:trPr>
          </w:trPrChange>
        </w:trPr>
        <w:tc>
          <w:tcPr>
            <w:tcW w:w="2268" w:type="dxa"/>
            <w:tcBorders>
              <w:top w:val="nil"/>
              <w:left w:val="nil"/>
              <w:bottom w:val="single" w:sz="4" w:space="0" w:color="auto"/>
              <w:right w:val="nil"/>
            </w:tcBorders>
            <w:shd w:val="clear" w:color="auto" w:fill="auto"/>
            <w:noWrap/>
            <w:vAlign w:val="center"/>
            <w:tcPrChange w:id="375" w:author="Mycorn Shao" w:date="2016-10-12T20:45:00Z">
              <w:tcPr>
                <w:tcW w:w="2268" w:type="dxa"/>
                <w:tcBorders>
                  <w:top w:val="nil"/>
                  <w:left w:val="nil"/>
                  <w:bottom w:val="single" w:sz="4" w:space="0" w:color="auto"/>
                  <w:right w:val="nil"/>
                </w:tcBorders>
                <w:shd w:val="clear" w:color="auto" w:fill="auto"/>
                <w:noWrap/>
                <w:vAlign w:val="center"/>
              </w:tcPr>
            </w:tcPrChange>
          </w:tcPr>
          <w:p w14:paraId="2D9BBFBE" w14:textId="707F2704"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 xml:space="preserve">　</w:t>
            </w:r>
          </w:p>
        </w:tc>
        <w:tc>
          <w:tcPr>
            <w:tcW w:w="2268" w:type="dxa"/>
            <w:tcBorders>
              <w:top w:val="nil"/>
              <w:left w:val="nil"/>
              <w:bottom w:val="single" w:sz="4" w:space="0" w:color="auto"/>
              <w:right w:val="nil"/>
            </w:tcBorders>
            <w:shd w:val="clear" w:color="auto" w:fill="auto"/>
            <w:noWrap/>
            <w:vAlign w:val="center"/>
            <w:hideMark/>
            <w:tcPrChange w:id="376" w:author="Mycorn Shao" w:date="2016-10-12T20:45:00Z">
              <w:tcPr>
                <w:tcW w:w="2910" w:type="dxa"/>
                <w:tcBorders>
                  <w:top w:val="nil"/>
                  <w:left w:val="nil"/>
                  <w:bottom w:val="single" w:sz="4" w:space="0" w:color="auto"/>
                  <w:right w:val="nil"/>
                </w:tcBorders>
                <w:shd w:val="clear" w:color="auto" w:fill="auto"/>
                <w:noWrap/>
                <w:vAlign w:val="center"/>
                <w:hideMark/>
              </w:tcPr>
            </w:tcPrChange>
          </w:tcPr>
          <w:p w14:paraId="4B17A29B" w14:textId="5908B106"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3B</w:t>
            </w:r>
          </w:p>
        </w:tc>
        <w:tc>
          <w:tcPr>
            <w:tcW w:w="4097" w:type="dxa"/>
            <w:tcBorders>
              <w:top w:val="nil"/>
              <w:left w:val="nil"/>
              <w:bottom w:val="single" w:sz="4" w:space="0" w:color="auto"/>
              <w:right w:val="nil"/>
            </w:tcBorders>
            <w:shd w:val="clear" w:color="auto" w:fill="auto"/>
            <w:noWrap/>
            <w:vAlign w:val="center"/>
            <w:hideMark/>
            <w:tcPrChange w:id="377" w:author="Mycorn Shao" w:date="2016-10-12T20:45:00Z">
              <w:tcPr>
                <w:tcW w:w="3455" w:type="dxa"/>
                <w:tcBorders>
                  <w:top w:val="nil"/>
                  <w:left w:val="nil"/>
                  <w:bottom w:val="single" w:sz="4" w:space="0" w:color="auto"/>
                  <w:right w:val="nil"/>
                </w:tcBorders>
                <w:shd w:val="clear" w:color="auto" w:fill="auto"/>
                <w:noWrap/>
                <w:vAlign w:val="center"/>
                <w:hideMark/>
              </w:tcPr>
            </w:tcPrChange>
          </w:tcPr>
          <w:p w14:paraId="64C5F231" w14:textId="3D7C14A9"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9.11</w:t>
            </w:r>
          </w:p>
        </w:tc>
        <w:tc>
          <w:tcPr>
            <w:tcW w:w="1583" w:type="dxa"/>
            <w:tcBorders>
              <w:top w:val="nil"/>
              <w:left w:val="nil"/>
              <w:bottom w:val="single" w:sz="4" w:space="0" w:color="auto"/>
              <w:right w:val="nil"/>
            </w:tcBorders>
            <w:shd w:val="clear" w:color="auto" w:fill="auto"/>
            <w:noWrap/>
            <w:vAlign w:val="center"/>
            <w:hideMark/>
            <w:tcPrChange w:id="378" w:author="Mycorn Shao" w:date="2016-10-12T20:45:00Z">
              <w:tcPr>
                <w:tcW w:w="1583" w:type="dxa"/>
                <w:tcBorders>
                  <w:top w:val="nil"/>
                  <w:left w:val="nil"/>
                  <w:bottom w:val="single" w:sz="4" w:space="0" w:color="auto"/>
                  <w:right w:val="nil"/>
                </w:tcBorders>
                <w:shd w:val="clear" w:color="auto" w:fill="auto"/>
                <w:noWrap/>
                <w:vAlign w:val="center"/>
                <w:hideMark/>
              </w:tcPr>
            </w:tcPrChange>
          </w:tcPr>
          <w:p w14:paraId="18E9327F" w14:textId="5C317D4C"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Pr>
                <w:rFonts w:ascii="Times New Roman" w:eastAsia="宋体" w:hAnsi="Times New Roman" w:cs="Times New Roman"/>
                <w:color w:val="000000"/>
              </w:rPr>
              <w:t>3.56</w:t>
            </w:r>
          </w:p>
        </w:tc>
        <w:tc>
          <w:tcPr>
            <w:tcW w:w="1912" w:type="dxa"/>
            <w:tcBorders>
              <w:top w:val="nil"/>
              <w:left w:val="nil"/>
              <w:bottom w:val="single" w:sz="4" w:space="0" w:color="auto"/>
              <w:right w:val="nil"/>
            </w:tcBorders>
            <w:shd w:val="clear" w:color="auto" w:fill="auto"/>
            <w:noWrap/>
            <w:vAlign w:val="bottom"/>
            <w:hideMark/>
            <w:tcPrChange w:id="379" w:author="Mycorn Shao" w:date="2016-10-12T20:45:00Z">
              <w:tcPr>
                <w:tcW w:w="1912" w:type="dxa"/>
                <w:tcBorders>
                  <w:top w:val="nil"/>
                  <w:left w:val="nil"/>
                  <w:bottom w:val="single" w:sz="4" w:space="0" w:color="auto"/>
                  <w:right w:val="nil"/>
                </w:tcBorders>
                <w:shd w:val="clear" w:color="auto" w:fill="auto"/>
                <w:noWrap/>
                <w:vAlign w:val="bottom"/>
                <w:hideMark/>
              </w:tcPr>
            </w:tcPrChange>
          </w:tcPr>
          <w:p w14:paraId="4542ECCE"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4.11</w:t>
            </w:r>
          </w:p>
        </w:tc>
      </w:tr>
    </w:tbl>
    <w:p w14:paraId="566A73A5" w14:textId="71A0A7A5" w:rsidR="005F0E1E" w:rsidRPr="00D77245" w:rsidRDefault="005F0E1E" w:rsidP="006814D8">
      <w:pPr>
        <w:widowControl/>
        <w:tabs>
          <w:tab w:val="left" w:pos="560"/>
          <w:tab w:val="left" w:pos="1120"/>
          <w:tab w:val="left" w:pos="1680"/>
          <w:tab w:val="left" w:pos="2240"/>
          <w:tab w:val="left" w:pos="2800"/>
          <w:tab w:val="left" w:pos="2835"/>
          <w:tab w:val="left" w:pos="2977"/>
          <w:tab w:val="left" w:pos="3360"/>
          <w:tab w:val="left" w:pos="3402"/>
          <w:tab w:val="left" w:pos="3920"/>
          <w:tab w:val="left" w:pos="4480"/>
          <w:tab w:val="left" w:pos="5040"/>
          <w:tab w:val="left" w:pos="5600"/>
          <w:tab w:val="left" w:pos="6160"/>
          <w:tab w:val="left" w:pos="6720"/>
        </w:tabs>
        <w:autoSpaceDE w:val="0"/>
        <w:autoSpaceDN w:val="0"/>
        <w:adjustRightInd w:val="0"/>
        <w:ind w:rightChars="345" w:right="828" w:hanging="1"/>
        <w:contextualSpacing/>
        <w:jc w:val="left"/>
        <w:rPr>
          <w:rFonts w:ascii="Times New Roman" w:hAnsi="Times New Roman" w:cs="Times New Roman"/>
          <w:sz w:val="20"/>
          <w:szCs w:val="20"/>
        </w:rPr>
      </w:pPr>
      <w:proofErr w:type="gramStart"/>
      <w:r w:rsidRPr="00D77245">
        <w:rPr>
          <w:rFonts w:ascii="Times New Roman" w:hAnsi="Times New Roman" w:cs="Times New Roman" w:hint="eastAsia"/>
          <w:sz w:val="20"/>
          <w:szCs w:val="20"/>
          <w:vertAlign w:val="superscript"/>
        </w:rPr>
        <w:t>a</w:t>
      </w:r>
      <w:proofErr w:type="gramEnd"/>
      <w:r w:rsidRPr="00D77245">
        <w:rPr>
          <w:rFonts w:ascii="Times New Roman" w:hAnsi="Times New Roman" w:cs="Times New Roman"/>
          <w:sz w:val="20"/>
          <w:szCs w:val="20"/>
        </w:rPr>
        <w:t xml:space="preserve"> </w:t>
      </w:r>
      <w:proofErr w:type="spellStart"/>
      <w:r w:rsidRPr="00D77245">
        <w:rPr>
          <w:rFonts w:ascii="Times New Roman" w:hAnsi="Times New Roman" w:cs="Times New Roman"/>
          <w:sz w:val="20"/>
          <w:szCs w:val="20"/>
        </w:rPr>
        <w:t>centiMorgans</w:t>
      </w:r>
      <w:proofErr w:type="spellEnd"/>
    </w:p>
    <w:p w14:paraId="4CE37322" w14:textId="3B4C5961" w:rsidR="005F0E1E" w:rsidRPr="00D77245" w:rsidRDefault="005F0E1E" w:rsidP="006814D8">
      <w:pPr>
        <w:widowControl/>
        <w:tabs>
          <w:tab w:val="left" w:pos="560"/>
          <w:tab w:val="left" w:pos="1120"/>
          <w:tab w:val="left" w:pos="1680"/>
          <w:tab w:val="left" w:pos="2240"/>
          <w:tab w:val="left" w:pos="2800"/>
          <w:tab w:val="left" w:pos="2835"/>
          <w:tab w:val="left" w:pos="2977"/>
          <w:tab w:val="left" w:pos="3360"/>
          <w:tab w:val="left" w:pos="3402"/>
          <w:tab w:val="left" w:pos="3920"/>
          <w:tab w:val="left" w:pos="4480"/>
          <w:tab w:val="left" w:pos="5040"/>
          <w:tab w:val="left" w:pos="5600"/>
          <w:tab w:val="left" w:pos="6160"/>
          <w:tab w:val="left" w:pos="6720"/>
        </w:tabs>
        <w:autoSpaceDE w:val="0"/>
        <w:autoSpaceDN w:val="0"/>
        <w:adjustRightInd w:val="0"/>
        <w:ind w:rightChars="345" w:right="828" w:hanging="1"/>
        <w:contextualSpacing/>
        <w:jc w:val="left"/>
        <w:rPr>
          <w:rFonts w:ascii="Times New Roman" w:hAnsi="Times New Roman" w:cs="Times New Roman"/>
          <w:sz w:val="20"/>
          <w:szCs w:val="20"/>
        </w:rPr>
      </w:pPr>
      <w:proofErr w:type="gramStart"/>
      <w:r w:rsidRPr="00D77245">
        <w:rPr>
          <w:rFonts w:ascii="Times New Roman" w:hAnsi="Times New Roman" w:cs="Times New Roman" w:hint="eastAsia"/>
          <w:sz w:val="20"/>
          <w:szCs w:val="20"/>
          <w:vertAlign w:val="superscript"/>
        </w:rPr>
        <w:t>b</w:t>
      </w:r>
      <w:proofErr w:type="gramEnd"/>
      <w:r w:rsidRPr="00D77245">
        <w:rPr>
          <w:rFonts w:ascii="Times New Roman" w:hAnsi="Times New Roman" w:cs="Times New Roman"/>
          <w:sz w:val="20"/>
          <w:szCs w:val="20"/>
        </w:rPr>
        <w:t xml:space="preserve"> logarithm of odds</w:t>
      </w:r>
    </w:p>
    <w:p w14:paraId="4CC4B24C" w14:textId="59EE16D5" w:rsidR="005F0E1E" w:rsidRPr="00D77245" w:rsidRDefault="005F0E1E" w:rsidP="006814D8">
      <w:pPr>
        <w:widowControl/>
        <w:tabs>
          <w:tab w:val="left" w:pos="560"/>
          <w:tab w:val="left" w:pos="1120"/>
          <w:tab w:val="left" w:pos="1680"/>
          <w:tab w:val="left" w:pos="2240"/>
          <w:tab w:val="left" w:pos="2800"/>
          <w:tab w:val="left" w:pos="2835"/>
          <w:tab w:val="left" w:pos="2977"/>
          <w:tab w:val="left" w:pos="3360"/>
          <w:tab w:val="left" w:pos="3402"/>
          <w:tab w:val="left" w:pos="3920"/>
          <w:tab w:val="left" w:pos="4480"/>
          <w:tab w:val="left" w:pos="5040"/>
          <w:tab w:val="left" w:pos="5600"/>
          <w:tab w:val="left" w:pos="6160"/>
          <w:tab w:val="left" w:pos="6720"/>
        </w:tabs>
        <w:autoSpaceDE w:val="0"/>
        <w:autoSpaceDN w:val="0"/>
        <w:adjustRightInd w:val="0"/>
        <w:ind w:rightChars="345" w:right="828" w:hanging="1"/>
        <w:contextualSpacing/>
        <w:jc w:val="left"/>
        <w:rPr>
          <w:rFonts w:ascii="Times New Roman" w:hAnsi="Times New Roman" w:cs="Times New Roman"/>
          <w:sz w:val="20"/>
          <w:szCs w:val="20"/>
        </w:rPr>
      </w:pPr>
      <w:proofErr w:type="gramStart"/>
      <w:r w:rsidRPr="00D77245">
        <w:rPr>
          <w:rFonts w:ascii="Times New Roman" w:hAnsi="Times New Roman" w:cs="Times New Roman" w:hint="eastAsia"/>
          <w:sz w:val="20"/>
          <w:szCs w:val="20"/>
          <w:vertAlign w:val="superscript"/>
        </w:rPr>
        <w:t>c</w:t>
      </w:r>
      <w:proofErr w:type="gramEnd"/>
      <w:r w:rsidRPr="00D77245">
        <w:rPr>
          <w:rFonts w:ascii="Times New Roman" w:hAnsi="Times New Roman" w:cs="Times New Roman" w:hint="eastAsia"/>
          <w:sz w:val="20"/>
          <w:szCs w:val="20"/>
          <w:vertAlign w:val="superscript"/>
        </w:rPr>
        <w:t xml:space="preserve"> </w:t>
      </w:r>
      <w:r w:rsidRPr="00D77245">
        <w:rPr>
          <w:rFonts w:ascii="Times New Roman" w:hAnsi="Times New Roman" w:cs="Times New Roman" w:hint="eastAsia"/>
          <w:sz w:val="20"/>
          <w:szCs w:val="20"/>
        </w:rPr>
        <w:t>phenotypic variance explained</w:t>
      </w:r>
      <w:r>
        <w:rPr>
          <w:rFonts w:ascii="Times New Roman" w:hAnsi="Times New Roman" w:cs="Times New Roman"/>
          <w:sz w:val="20"/>
          <w:szCs w:val="20"/>
        </w:rPr>
        <w:t xml:space="preserve"> by QTL</w:t>
      </w:r>
    </w:p>
    <w:p w14:paraId="0F523B18"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sz w:val="20"/>
          <w:szCs w:val="20"/>
        </w:rPr>
      </w:pPr>
      <w:r>
        <w:rPr>
          <w:rFonts w:ascii="Times New Roman" w:hAnsi="Times New Roman" w:cs="Times New Roman"/>
          <w:b/>
          <w:sz w:val="20"/>
          <w:szCs w:val="20"/>
        </w:rPr>
        <w:br w:type="page"/>
      </w:r>
    </w:p>
    <w:p w14:paraId="30F8EA5F" w14:textId="0D18E693" w:rsidR="005F0E1E" w:rsidRPr="00D77245" w:rsidRDefault="005F0E1E"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D77245">
        <w:rPr>
          <w:rFonts w:ascii="Times New Roman" w:hAnsi="Times New Roman" w:cs="Times New Roman"/>
          <w:b/>
          <w:sz w:val="20"/>
          <w:szCs w:val="20"/>
        </w:rPr>
        <w:t>Table 2</w:t>
      </w:r>
      <w:r w:rsidRPr="00D77245">
        <w:rPr>
          <w:rFonts w:ascii="Times New Roman" w:hAnsi="Times New Roman" w:cs="Times New Roman"/>
          <w:sz w:val="20"/>
          <w:szCs w:val="20"/>
        </w:rPr>
        <w:t xml:space="preserve"> QTL detected in the double haploid mapping population with germination index (GI) data collected from the field experiment</w:t>
      </w:r>
      <w:r w:rsidRPr="00D77245">
        <w:rPr>
          <w:rFonts w:ascii="Times New Roman" w:hAnsi="Times New Roman" w:cs="Times New Roman" w:hint="eastAsia"/>
          <w:sz w:val="20"/>
          <w:szCs w:val="20"/>
        </w:rPr>
        <w:t xml:space="preserve"> </w:t>
      </w:r>
      <w:r w:rsidRPr="00D77245">
        <w:rPr>
          <w:rFonts w:ascii="Times New Roman" w:hAnsi="Times New Roman" w:cs="Times New Roman"/>
          <w:sz w:val="20"/>
          <w:szCs w:val="20"/>
        </w:rPr>
        <w:t xml:space="preserve">in Kansas state university, </w:t>
      </w:r>
      <w:r>
        <w:rPr>
          <w:rFonts w:ascii="Times New Roman" w:hAnsi="Times New Roman" w:cs="Times New Roman"/>
          <w:sz w:val="20"/>
          <w:szCs w:val="20"/>
        </w:rPr>
        <w:t>Agricultural R</w:t>
      </w:r>
      <w:r w:rsidRPr="00D77245">
        <w:rPr>
          <w:rFonts w:ascii="Times New Roman" w:hAnsi="Times New Roman" w:cs="Times New Roman"/>
          <w:sz w:val="20"/>
          <w:szCs w:val="20"/>
        </w:rPr>
        <w:t xml:space="preserve">esearch </w:t>
      </w:r>
      <w:r w:rsidRPr="00D77245">
        <w:rPr>
          <w:rFonts w:ascii="Times New Roman" w:hAnsi="Times New Roman" w:cs="Times New Roman" w:hint="eastAsia"/>
          <w:sz w:val="20"/>
          <w:szCs w:val="20"/>
        </w:rPr>
        <w:t>C</w:t>
      </w:r>
      <w:r w:rsidRPr="00D77245">
        <w:rPr>
          <w:rFonts w:ascii="Times New Roman" w:hAnsi="Times New Roman" w:cs="Times New Roman"/>
          <w:sz w:val="20"/>
          <w:szCs w:val="20"/>
        </w:rPr>
        <w:t>enter</w:t>
      </w:r>
      <w:r>
        <w:rPr>
          <w:rFonts w:ascii="Times New Roman" w:hAnsi="Times New Roman" w:cs="Times New Roman"/>
          <w:sz w:val="20"/>
          <w:szCs w:val="20"/>
        </w:rPr>
        <w:t>-</w:t>
      </w:r>
      <w:r w:rsidRPr="00D77245">
        <w:rPr>
          <w:rFonts w:ascii="Times New Roman" w:hAnsi="Times New Roman" w:cs="Times New Roman"/>
          <w:sz w:val="20"/>
          <w:szCs w:val="20"/>
        </w:rPr>
        <w:t xml:space="preserve">Hays </w:t>
      </w:r>
      <w:r>
        <w:rPr>
          <w:rFonts w:ascii="Times New Roman" w:hAnsi="Times New Roman" w:cs="Times New Roman"/>
          <w:sz w:val="20"/>
          <w:szCs w:val="20"/>
        </w:rPr>
        <w:t xml:space="preserve">in </w:t>
      </w:r>
      <w:r w:rsidRPr="00D77245">
        <w:rPr>
          <w:rFonts w:ascii="Times New Roman" w:hAnsi="Times New Roman" w:cs="Times New Roman"/>
          <w:sz w:val="20"/>
          <w:szCs w:val="20"/>
        </w:rPr>
        <w:t xml:space="preserve">2015 </w:t>
      </w:r>
    </w:p>
    <w:tbl>
      <w:tblPr>
        <w:tblW w:w="7347" w:type="dxa"/>
        <w:tblInd w:w="108" w:type="dxa"/>
        <w:tblLook w:val="04A0" w:firstRow="1" w:lastRow="0" w:firstColumn="1" w:lastColumn="0" w:noHBand="0" w:noVBand="1"/>
      </w:tblPr>
      <w:tblGrid>
        <w:gridCol w:w="1655"/>
        <w:gridCol w:w="2188"/>
        <w:gridCol w:w="2440"/>
        <w:gridCol w:w="1549"/>
        <w:gridCol w:w="1501"/>
      </w:tblGrid>
      <w:tr w:rsidR="005F0E1E" w:rsidRPr="00D77245" w14:paraId="53175880" w14:textId="77777777" w:rsidTr="00B849FB">
        <w:trPr>
          <w:trHeight w:val="390"/>
        </w:trPr>
        <w:tc>
          <w:tcPr>
            <w:tcW w:w="1031" w:type="dxa"/>
            <w:tcBorders>
              <w:top w:val="single" w:sz="8" w:space="0" w:color="auto"/>
              <w:left w:val="nil"/>
              <w:bottom w:val="single" w:sz="8" w:space="0" w:color="auto"/>
              <w:right w:val="nil"/>
            </w:tcBorders>
            <w:shd w:val="clear" w:color="auto" w:fill="auto"/>
            <w:noWrap/>
            <w:vAlign w:val="center"/>
            <w:hideMark/>
          </w:tcPr>
          <w:p w14:paraId="58441368"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r w:rsidRPr="00D77245">
              <w:rPr>
                <w:rFonts w:ascii="Times New Roman" w:eastAsia="Times New Roman" w:hAnsi="Times New Roman" w:cs="Times New Roman"/>
                <w:b/>
                <w:bCs/>
                <w:color w:val="000000"/>
                <w:sz w:val="20"/>
                <w:szCs w:val="20"/>
              </w:rPr>
              <w:t>Trait</w:t>
            </w:r>
          </w:p>
        </w:tc>
        <w:tc>
          <w:tcPr>
            <w:tcW w:w="1820" w:type="dxa"/>
            <w:tcBorders>
              <w:top w:val="single" w:sz="8" w:space="0" w:color="auto"/>
              <w:left w:val="nil"/>
              <w:bottom w:val="single" w:sz="8" w:space="0" w:color="auto"/>
              <w:right w:val="nil"/>
            </w:tcBorders>
            <w:shd w:val="clear" w:color="auto" w:fill="auto"/>
            <w:noWrap/>
            <w:vAlign w:val="center"/>
            <w:hideMark/>
          </w:tcPr>
          <w:p w14:paraId="46A94EE7"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r w:rsidRPr="00D77245">
              <w:rPr>
                <w:rFonts w:ascii="Times New Roman" w:eastAsia="Times New Roman" w:hAnsi="Times New Roman" w:cs="Times New Roman"/>
                <w:b/>
                <w:bCs/>
                <w:color w:val="000000"/>
                <w:sz w:val="20"/>
                <w:szCs w:val="20"/>
              </w:rPr>
              <w:t>Chromosome</w:t>
            </w:r>
          </w:p>
        </w:tc>
        <w:tc>
          <w:tcPr>
            <w:tcW w:w="2440" w:type="dxa"/>
            <w:tcBorders>
              <w:top w:val="single" w:sz="8" w:space="0" w:color="auto"/>
              <w:left w:val="nil"/>
              <w:bottom w:val="single" w:sz="8" w:space="0" w:color="auto"/>
              <w:right w:val="nil"/>
            </w:tcBorders>
            <w:shd w:val="clear" w:color="auto" w:fill="auto"/>
            <w:noWrap/>
            <w:vAlign w:val="center"/>
            <w:hideMark/>
          </w:tcPr>
          <w:p w14:paraId="6844D0C1"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r w:rsidRPr="00D77245">
              <w:rPr>
                <w:rFonts w:ascii="Times New Roman" w:eastAsia="Times New Roman" w:hAnsi="Times New Roman" w:cs="Times New Roman"/>
                <w:b/>
                <w:bCs/>
                <w:color w:val="000000"/>
                <w:sz w:val="20"/>
                <w:szCs w:val="20"/>
              </w:rPr>
              <w:t>Peak Position (</w:t>
            </w:r>
            <w:proofErr w:type="spellStart"/>
            <w:r w:rsidRPr="00D77245">
              <w:rPr>
                <w:rFonts w:ascii="Times New Roman" w:eastAsia="Times New Roman" w:hAnsi="Times New Roman" w:cs="Times New Roman"/>
                <w:b/>
                <w:bCs/>
                <w:color w:val="000000"/>
                <w:sz w:val="20"/>
                <w:szCs w:val="20"/>
              </w:rPr>
              <w:t>cM</w:t>
            </w:r>
            <w:r w:rsidRPr="00D77245">
              <w:rPr>
                <w:rFonts w:ascii="Times New Roman" w:eastAsia="Times New Roman" w:hAnsi="Times New Roman" w:cs="Times New Roman" w:hint="eastAsia"/>
                <w:b/>
                <w:bCs/>
                <w:color w:val="000000"/>
                <w:sz w:val="20"/>
                <w:szCs w:val="20"/>
                <w:vertAlign w:val="superscript"/>
              </w:rPr>
              <w:t>a</w:t>
            </w:r>
            <w:proofErr w:type="spellEnd"/>
            <w:r w:rsidRPr="00D77245">
              <w:rPr>
                <w:rFonts w:ascii="Times New Roman" w:eastAsia="Times New Roman" w:hAnsi="Times New Roman" w:cs="Times New Roman"/>
                <w:b/>
                <w:bCs/>
                <w:color w:val="000000"/>
                <w:sz w:val="20"/>
                <w:szCs w:val="20"/>
              </w:rPr>
              <w:t>)</w:t>
            </w:r>
          </w:p>
        </w:tc>
        <w:tc>
          <w:tcPr>
            <w:tcW w:w="960" w:type="dxa"/>
            <w:tcBorders>
              <w:top w:val="single" w:sz="8" w:space="0" w:color="auto"/>
              <w:left w:val="nil"/>
              <w:bottom w:val="single" w:sz="8" w:space="0" w:color="auto"/>
              <w:right w:val="nil"/>
            </w:tcBorders>
            <w:shd w:val="clear" w:color="auto" w:fill="auto"/>
            <w:noWrap/>
            <w:vAlign w:val="center"/>
            <w:hideMark/>
          </w:tcPr>
          <w:p w14:paraId="330957FA"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proofErr w:type="spellStart"/>
            <w:r w:rsidRPr="00D77245">
              <w:rPr>
                <w:rFonts w:ascii="Times New Roman" w:eastAsia="Times New Roman" w:hAnsi="Times New Roman" w:cs="Times New Roman"/>
                <w:b/>
                <w:bCs/>
                <w:color w:val="000000"/>
                <w:sz w:val="20"/>
                <w:szCs w:val="20"/>
              </w:rPr>
              <w:t>LOD</w:t>
            </w:r>
            <w:r w:rsidRPr="00D77245">
              <w:rPr>
                <w:rFonts w:ascii="Times New Roman" w:eastAsia="Times New Roman" w:hAnsi="Times New Roman" w:cs="Times New Roman" w:hint="eastAsia"/>
                <w:b/>
                <w:bCs/>
                <w:color w:val="000000"/>
                <w:sz w:val="20"/>
                <w:szCs w:val="20"/>
                <w:vertAlign w:val="superscript"/>
              </w:rPr>
              <w:t>b</w:t>
            </w:r>
            <w:proofErr w:type="spellEnd"/>
          </w:p>
        </w:tc>
        <w:tc>
          <w:tcPr>
            <w:tcW w:w="1096" w:type="dxa"/>
            <w:tcBorders>
              <w:top w:val="single" w:sz="8" w:space="0" w:color="auto"/>
              <w:left w:val="nil"/>
              <w:bottom w:val="single" w:sz="8" w:space="0" w:color="auto"/>
              <w:right w:val="nil"/>
            </w:tcBorders>
            <w:shd w:val="clear" w:color="auto" w:fill="auto"/>
            <w:noWrap/>
            <w:vAlign w:val="center"/>
            <w:hideMark/>
          </w:tcPr>
          <w:p w14:paraId="0880DFD3"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b/>
                <w:bCs/>
                <w:color w:val="000000"/>
                <w:sz w:val="20"/>
                <w:szCs w:val="20"/>
              </w:rPr>
            </w:pPr>
            <w:proofErr w:type="spellStart"/>
            <w:r w:rsidRPr="00D77245">
              <w:rPr>
                <w:rFonts w:ascii="Times New Roman" w:eastAsia="Times New Roman" w:hAnsi="Times New Roman" w:cs="Times New Roman"/>
                <w:b/>
                <w:bCs/>
                <w:color w:val="000000"/>
                <w:sz w:val="20"/>
                <w:szCs w:val="20"/>
              </w:rPr>
              <w:t>PVE</w:t>
            </w:r>
            <w:r w:rsidRPr="00D77245">
              <w:rPr>
                <w:rFonts w:ascii="Times New Roman" w:eastAsia="Times New Roman" w:hAnsi="Times New Roman" w:cs="Times New Roman" w:hint="eastAsia"/>
                <w:b/>
                <w:bCs/>
                <w:color w:val="000000"/>
                <w:sz w:val="20"/>
                <w:szCs w:val="20"/>
                <w:vertAlign w:val="superscript"/>
              </w:rPr>
              <w:t>c</w:t>
            </w:r>
            <w:proofErr w:type="spellEnd"/>
            <w:r>
              <w:rPr>
                <w:rFonts w:ascii="Times New Roman" w:eastAsia="Times New Roman" w:hAnsi="Times New Roman" w:cs="Times New Roman" w:hint="eastAsia"/>
                <w:b/>
                <w:bCs/>
                <w:color w:val="000000"/>
                <w:sz w:val="20"/>
                <w:szCs w:val="20"/>
                <w:vertAlign w:val="superscript"/>
              </w:rPr>
              <w:t xml:space="preserve"> </w:t>
            </w:r>
            <w:r w:rsidRPr="00D77245">
              <w:rPr>
                <w:rFonts w:ascii="Times New Roman" w:eastAsia="Times New Roman" w:hAnsi="Times New Roman" w:cs="Times New Roman"/>
                <w:b/>
                <w:bCs/>
                <w:color w:val="000000"/>
                <w:sz w:val="20"/>
                <w:szCs w:val="20"/>
              </w:rPr>
              <w:t>(%)</w:t>
            </w:r>
          </w:p>
        </w:tc>
      </w:tr>
      <w:tr w:rsidR="005F0E1E" w:rsidRPr="00D77245" w14:paraId="670FEF6B" w14:textId="77777777" w:rsidTr="00B849FB">
        <w:trPr>
          <w:trHeight w:val="375"/>
        </w:trPr>
        <w:tc>
          <w:tcPr>
            <w:tcW w:w="1031" w:type="dxa"/>
            <w:tcBorders>
              <w:top w:val="nil"/>
              <w:left w:val="nil"/>
              <w:bottom w:val="nil"/>
              <w:right w:val="nil"/>
            </w:tcBorders>
            <w:shd w:val="clear" w:color="auto" w:fill="auto"/>
            <w:noWrap/>
            <w:vAlign w:val="center"/>
            <w:hideMark/>
          </w:tcPr>
          <w:p w14:paraId="41AAFED7"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2015GI</w:t>
            </w:r>
          </w:p>
        </w:tc>
        <w:tc>
          <w:tcPr>
            <w:tcW w:w="1820" w:type="dxa"/>
            <w:tcBorders>
              <w:top w:val="nil"/>
              <w:left w:val="nil"/>
              <w:bottom w:val="nil"/>
              <w:right w:val="nil"/>
            </w:tcBorders>
            <w:shd w:val="clear" w:color="auto" w:fill="auto"/>
            <w:noWrap/>
            <w:vAlign w:val="center"/>
            <w:hideMark/>
          </w:tcPr>
          <w:p w14:paraId="57FF5DDD"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3AS</w:t>
            </w:r>
          </w:p>
        </w:tc>
        <w:tc>
          <w:tcPr>
            <w:tcW w:w="2440" w:type="dxa"/>
            <w:tcBorders>
              <w:top w:val="nil"/>
              <w:left w:val="nil"/>
              <w:bottom w:val="nil"/>
              <w:right w:val="nil"/>
            </w:tcBorders>
            <w:shd w:val="clear" w:color="auto" w:fill="auto"/>
            <w:noWrap/>
            <w:vAlign w:val="center"/>
            <w:hideMark/>
          </w:tcPr>
          <w:p w14:paraId="7AC0C65E"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1.20</w:t>
            </w:r>
          </w:p>
        </w:tc>
        <w:tc>
          <w:tcPr>
            <w:tcW w:w="960" w:type="dxa"/>
            <w:tcBorders>
              <w:top w:val="nil"/>
              <w:left w:val="nil"/>
              <w:bottom w:val="nil"/>
              <w:right w:val="nil"/>
            </w:tcBorders>
            <w:shd w:val="clear" w:color="auto" w:fill="auto"/>
            <w:noWrap/>
            <w:vAlign w:val="center"/>
            <w:hideMark/>
          </w:tcPr>
          <w:p w14:paraId="5086F13E"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51.52</w:t>
            </w:r>
          </w:p>
        </w:tc>
        <w:tc>
          <w:tcPr>
            <w:tcW w:w="1096" w:type="dxa"/>
            <w:tcBorders>
              <w:top w:val="nil"/>
              <w:left w:val="nil"/>
              <w:bottom w:val="nil"/>
              <w:right w:val="nil"/>
            </w:tcBorders>
            <w:shd w:val="clear" w:color="auto" w:fill="auto"/>
            <w:noWrap/>
            <w:vAlign w:val="center"/>
            <w:hideMark/>
          </w:tcPr>
          <w:p w14:paraId="63E1C358"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52.43</w:t>
            </w:r>
          </w:p>
        </w:tc>
      </w:tr>
      <w:tr w:rsidR="005F0E1E" w:rsidRPr="00D77245" w14:paraId="23618A95" w14:textId="77777777" w:rsidTr="00B849FB">
        <w:trPr>
          <w:trHeight w:val="375"/>
        </w:trPr>
        <w:tc>
          <w:tcPr>
            <w:tcW w:w="1031" w:type="dxa"/>
            <w:tcBorders>
              <w:top w:val="nil"/>
              <w:left w:val="nil"/>
              <w:bottom w:val="nil"/>
              <w:right w:val="nil"/>
            </w:tcBorders>
            <w:shd w:val="clear" w:color="auto" w:fill="auto"/>
            <w:noWrap/>
            <w:vAlign w:val="center"/>
            <w:hideMark/>
          </w:tcPr>
          <w:p w14:paraId="6960BDA6"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2015GI</w:t>
            </w:r>
          </w:p>
        </w:tc>
        <w:tc>
          <w:tcPr>
            <w:tcW w:w="1820" w:type="dxa"/>
            <w:tcBorders>
              <w:top w:val="nil"/>
              <w:left w:val="nil"/>
              <w:bottom w:val="nil"/>
              <w:right w:val="nil"/>
            </w:tcBorders>
            <w:shd w:val="clear" w:color="auto" w:fill="auto"/>
            <w:noWrap/>
            <w:vAlign w:val="center"/>
            <w:hideMark/>
          </w:tcPr>
          <w:p w14:paraId="3F588B15"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5D</w:t>
            </w:r>
          </w:p>
        </w:tc>
        <w:tc>
          <w:tcPr>
            <w:tcW w:w="2440" w:type="dxa"/>
            <w:tcBorders>
              <w:top w:val="nil"/>
              <w:left w:val="nil"/>
              <w:bottom w:val="nil"/>
              <w:right w:val="nil"/>
            </w:tcBorders>
            <w:shd w:val="clear" w:color="auto" w:fill="auto"/>
            <w:noWrap/>
            <w:vAlign w:val="center"/>
            <w:hideMark/>
          </w:tcPr>
          <w:p w14:paraId="42DC6F2F"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6.35</w:t>
            </w:r>
          </w:p>
        </w:tc>
        <w:tc>
          <w:tcPr>
            <w:tcW w:w="960" w:type="dxa"/>
            <w:tcBorders>
              <w:top w:val="nil"/>
              <w:left w:val="nil"/>
              <w:bottom w:val="nil"/>
              <w:right w:val="nil"/>
            </w:tcBorders>
            <w:shd w:val="clear" w:color="auto" w:fill="auto"/>
            <w:noWrap/>
            <w:vAlign w:val="center"/>
            <w:hideMark/>
          </w:tcPr>
          <w:p w14:paraId="1DA22DA7"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5.07</w:t>
            </w:r>
          </w:p>
        </w:tc>
        <w:tc>
          <w:tcPr>
            <w:tcW w:w="1096" w:type="dxa"/>
            <w:tcBorders>
              <w:top w:val="nil"/>
              <w:left w:val="nil"/>
              <w:bottom w:val="nil"/>
              <w:right w:val="nil"/>
            </w:tcBorders>
            <w:shd w:val="clear" w:color="auto" w:fill="auto"/>
            <w:noWrap/>
            <w:vAlign w:val="center"/>
            <w:hideMark/>
          </w:tcPr>
          <w:p w14:paraId="71BE0F65"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3.21</w:t>
            </w:r>
          </w:p>
        </w:tc>
      </w:tr>
      <w:tr w:rsidR="005F0E1E" w:rsidRPr="00D77245" w14:paraId="21BF6E96" w14:textId="77777777" w:rsidTr="00B849FB">
        <w:trPr>
          <w:trHeight w:val="375"/>
        </w:trPr>
        <w:tc>
          <w:tcPr>
            <w:tcW w:w="1031" w:type="dxa"/>
            <w:tcBorders>
              <w:top w:val="nil"/>
              <w:left w:val="nil"/>
              <w:right w:val="nil"/>
            </w:tcBorders>
            <w:shd w:val="clear" w:color="auto" w:fill="auto"/>
            <w:noWrap/>
            <w:vAlign w:val="center"/>
            <w:hideMark/>
          </w:tcPr>
          <w:p w14:paraId="700E3764"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2015GI</w:t>
            </w:r>
          </w:p>
        </w:tc>
        <w:tc>
          <w:tcPr>
            <w:tcW w:w="1820" w:type="dxa"/>
            <w:tcBorders>
              <w:top w:val="nil"/>
              <w:left w:val="nil"/>
              <w:right w:val="nil"/>
            </w:tcBorders>
            <w:shd w:val="clear" w:color="auto" w:fill="auto"/>
            <w:noWrap/>
            <w:vAlign w:val="center"/>
            <w:hideMark/>
          </w:tcPr>
          <w:p w14:paraId="6C6FD92F"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7AL</w:t>
            </w:r>
          </w:p>
        </w:tc>
        <w:tc>
          <w:tcPr>
            <w:tcW w:w="2440" w:type="dxa"/>
            <w:tcBorders>
              <w:top w:val="nil"/>
              <w:left w:val="nil"/>
              <w:right w:val="nil"/>
            </w:tcBorders>
            <w:shd w:val="clear" w:color="auto" w:fill="auto"/>
            <w:noWrap/>
            <w:vAlign w:val="center"/>
            <w:hideMark/>
          </w:tcPr>
          <w:p w14:paraId="19EBC29C"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39.20</w:t>
            </w:r>
          </w:p>
        </w:tc>
        <w:tc>
          <w:tcPr>
            <w:tcW w:w="960" w:type="dxa"/>
            <w:tcBorders>
              <w:top w:val="nil"/>
              <w:left w:val="nil"/>
              <w:right w:val="nil"/>
            </w:tcBorders>
            <w:shd w:val="clear" w:color="auto" w:fill="auto"/>
            <w:noWrap/>
            <w:vAlign w:val="center"/>
            <w:hideMark/>
          </w:tcPr>
          <w:p w14:paraId="049588C2"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4.71</w:t>
            </w:r>
          </w:p>
        </w:tc>
        <w:tc>
          <w:tcPr>
            <w:tcW w:w="1096" w:type="dxa"/>
            <w:tcBorders>
              <w:top w:val="nil"/>
              <w:left w:val="nil"/>
              <w:right w:val="nil"/>
            </w:tcBorders>
            <w:shd w:val="clear" w:color="auto" w:fill="auto"/>
            <w:noWrap/>
            <w:vAlign w:val="center"/>
            <w:hideMark/>
          </w:tcPr>
          <w:p w14:paraId="77AC22C9"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3.09</w:t>
            </w:r>
          </w:p>
        </w:tc>
      </w:tr>
      <w:tr w:rsidR="005F0E1E" w:rsidRPr="00D77245" w14:paraId="7384DBC8" w14:textId="77777777" w:rsidTr="00B849FB">
        <w:trPr>
          <w:trHeight w:val="375"/>
        </w:trPr>
        <w:tc>
          <w:tcPr>
            <w:tcW w:w="1031" w:type="dxa"/>
            <w:tcBorders>
              <w:top w:val="nil"/>
              <w:left w:val="nil"/>
              <w:bottom w:val="single" w:sz="4" w:space="0" w:color="auto"/>
              <w:right w:val="nil"/>
            </w:tcBorders>
            <w:shd w:val="clear" w:color="auto" w:fill="auto"/>
            <w:noWrap/>
            <w:vAlign w:val="center"/>
            <w:hideMark/>
          </w:tcPr>
          <w:p w14:paraId="480223D1"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2015GI</w:t>
            </w:r>
          </w:p>
        </w:tc>
        <w:tc>
          <w:tcPr>
            <w:tcW w:w="1820" w:type="dxa"/>
            <w:tcBorders>
              <w:top w:val="nil"/>
              <w:left w:val="nil"/>
              <w:bottom w:val="single" w:sz="4" w:space="0" w:color="auto"/>
              <w:right w:val="nil"/>
            </w:tcBorders>
            <w:shd w:val="clear" w:color="auto" w:fill="auto"/>
            <w:noWrap/>
            <w:vAlign w:val="center"/>
            <w:hideMark/>
          </w:tcPr>
          <w:p w14:paraId="1524F307"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2AS</w:t>
            </w:r>
          </w:p>
        </w:tc>
        <w:tc>
          <w:tcPr>
            <w:tcW w:w="2440" w:type="dxa"/>
            <w:tcBorders>
              <w:top w:val="nil"/>
              <w:left w:val="nil"/>
              <w:bottom w:val="single" w:sz="4" w:space="0" w:color="auto"/>
              <w:right w:val="nil"/>
            </w:tcBorders>
            <w:shd w:val="clear" w:color="auto" w:fill="auto"/>
            <w:noWrap/>
            <w:vAlign w:val="center"/>
            <w:hideMark/>
          </w:tcPr>
          <w:p w14:paraId="458C0ED0"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140.56</w:t>
            </w:r>
          </w:p>
        </w:tc>
        <w:tc>
          <w:tcPr>
            <w:tcW w:w="960" w:type="dxa"/>
            <w:tcBorders>
              <w:top w:val="nil"/>
              <w:left w:val="nil"/>
              <w:bottom w:val="single" w:sz="4" w:space="0" w:color="auto"/>
              <w:right w:val="nil"/>
            </w:tcBorders>
            <w:shd w:val="clear" w:color="auto" w:fill="auto"/>
            <w:noWrap/>
            <w:vAlign w:val="center"/>
            <w:hideMark/>
          </w:tcPr>
          <w:p w14:paraId="29210F0A"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4.65</w:t>
            </w:r>
          </w:p>
        </w:tc>
        <w:tc>
          <w:tcPr>
            <w:tcW w:w="1096" w:type="dxa"/>
            <w:tcBorders>
              <w:top w:val="nil"/>
              <w:left w:val="nil"/>
              <w:bottom w:val="single" w:sz="4" w:space="0" w:color="auto"/>
              <w:right w:val="nil"/>
            </w:tcBorders>
            <w:shd w:val="clear" w:color="auto" w:fill="auto"/>
            <w:noWrap/>
            <w:vAlign w:val="center"/>
            <w:hideMark/>
          </w:tcPr>
          <w:p w14:paraId="744AC56D" w14:textId="77777777" w:rsidR="005F0E1E" w:rsidRPr="00D77245" w:rsidRDefault="005F0E1E"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2.93</w:t>
            </w:r>
          </w:p>
        </w:tc>
      </w:tr>
    </w:tbl>
    <w:p w14:paraId="4AF08B28" w14:textId="77777777" w:rsidR="005F0E1E" w:rsidRPr="00D77245" w:rsidRDefault="005F0E1E" w:rsidP="006814D8">
      <w:pPr>
        <w:widowControl/>
        <w:tabs>
          <w:tab w:val="left" w:pos="560"/>
          <w:tab w:val="left" w:pos="1120"/>
          <w:tab w:val="left" w:pos="1680"/>
          <w:tab w:val="left" w:pos="2240"/>
          <w:tab w:val="left" w:pos="2800"/>
          <w:tab w:val="left" w:pos="2835"/>
          <w:tab w:val="left" w:pos="2977"/>
          <w:tab w:val="left" w:pos="3360"/>
          <w:tab w:val="left" w:pos="3402"/>
          <w:tab w:val="left" w:pos="3920"/>
          <w:tab w:val="left" w:pos="4480"/>
          <w:tab w:val="left" w:pos="5040"/>
          <w:tab w:val="left" w:pos="5600"/>
          <w:tab w:val="left" w:pos="6160"/>
          <w:tab w:val="left" w:pos="6720"/>
        </w:tabs>
        <w:autoSpaceDE w:val="0"/>
        <w:autoSpaceDN w:val="0"/>
        <w:adjustRightInd w:val="0"/>
        <w:ind w:rightChars="345" w:right="828" w:hanging="1"/>
        <w:contextualSpacing/>
        <w:jc w:val="left"/>
        <w:rPr>
          <w:rFonts w:ascii="Times New Roman" w:hAnsi="Times New Roman" w:cs="Times New Roman"/>
          <w:sz w:val="20"/>
          <w:szCs w:val="20"/>
        </w:rPr>
      </w:pPr>
      <w:proofErr w:type="gramStart"/>
      <w:r w:rsidRPr="00D77245">
        <w:rPr>
          <w:rFonts w:ascii="Times New Roman" w:hAnsi="Times New Roman" w:cs="Times New Roman" w:hint="eastAsia"/>
          <w:sz w:val="20"/>
          <w:szCs w:val="20"/>
          <w:vertAlign w:val="superscript"/>
        </w:rPr>
        <w:t>a</w:t>
      </w:r>
      <w:proofErr w:type="gramEnd"/>
      <w:r w:rsidRPr="00D77245">
        <w:rPr>
          <w:rFonts w:ascii="Times New Roman" w:hAnsi="Times New Roman" w:cs="Times New Roman"/>
          <w:sz w:val="20"/>
          <w:szCs w:val="20"/>
        </w:rPr>
        <w:t xml:space="preserve"> refers </w:t>
      </w:r>
      <w:proofErr w:type="spellStart"/>
      <w:r w:rsidRPr="00D77245">
        <w:rPr>
          <w:rFonts w:ascii="Times New Roman" w:hAnsi="Times New Roman" w:cs="Times New Roman"/>
          <w:sz w:val="20"/>
          <w:szCs w:val="20"/>
        </w:rPr>
        <w:t>centiMorgans</w:t>
      </w:r>
      <w:proofErr w:type="spellEnd"/>
    </w:p>
    <w:p w14:paraId="09174EFB" w14:textId="77777777" w:rsidR="005F0E1E" w:rsidRPr="00D77245" w:rsidRDefault="005F0E1E" w:rsidP="006814D8">
      <w:pPr>
        <w:widowControl/>
        <w:tabs>
          <w:tab w:val="left" w:pos="560"/>
          <w:tab w:val="left" w:pos="1120"/>
          <w:tab w:val="left" w:pos="1680"/>
          <w:tab w:val="left" w:pos="2240"/>
          <w:tab w:val="left" w:pos="2800"/>
          <w:tab w:val="left" w:pos="2835"/>
          <w:tab w:val="left" w:pos="2977"/>
          <w:tab w:val="left" w:pos="3360"/>
          <w:tab w:val="left" w:pos="3402"/>
          <w:tab w:val="left" w:pos="3920"/>
          <w:tab w:val="left" w:pos="4480"/>
          <w:tab w:val="left" w:pos="5040"/>
          <w:tab w:val="left" w:pos="5600"/>
          <w:tab w:val="left" w:pos="6160"/>
          <w:tab w:val="left" w:pos="6720"/>
        </w:tabs>
        <w:autoSpaceDE w:val="0"/>
        <w:autoSpaceDN w:val="0"/>
        <w:adjustRightInd w:val="0"/>
        <w:ind w:rightChars="345" w:right="828" w:hanging="1"/>
        <w:contextualSpacing/>
        <w:jc w:val="left"/>
        <w:rPr>
          <w:rFonts w:ascii="Times New Roman" w:hAnsi="Times New Roman" w:cs="Times New Roman"/>
          <w:sz w:val="20"/>
          <w:szCs w:val="20"/>
        </w:rPr>
      </w:pPr>
      <w:proofErr w:type="gramStart"/>
      <w:r w:rsidRPr="00D77245">
        <w:rPr>
          <w:rFonts w:ascii="Times New Roman" w:hAnsi="Times New Roman" w:cs="Times New Roman" w:hint="eastAsia"/>
          <w:sz w:val="20"/>
          <w:szCs w:val="20"/>
          <w:vertAlign w:val="superscript"/>
        </w:rPr>
        <w:t>b</w:t>
      </w:r>
      <w:proofErr w:type="gramEnd"/>
      <w:r w:rsidRPr="00D77245">
        <w:rPr>
          <w:rFonts w:ascii="Times New Roman" w:hAnsi="Times New Roman" w:cs="Times New Roman"/>
          <w:sz w:val="20"/>
          <w:szCs w:val="20"/>
        </w:rPr>
        <w:t xml:space="preserve"> refers to logarithm of odds</w:t>
      </w:r>
    </w:p>
    <w:p w14:paraId="5E3DB7AB" w14:textId="77777777" w:rsidR="005F0E1E" w:rsidRPr="00D77245" w:rsidRDefault="005F0E1E" w:rsidP="006814D8">
      <w:pPr>
        <w:widowControl/>
        <w:tabs>
          <w:tab w:val="left" w:pos="560"/>
          <w:tab w:val="left" w:pos="1120"/>
          <w:tab w:val="left" w:pos="1680"/>
          <w:tab w:val="left" w:pos="2240"/>
          <w:tab w:val="left" w:pos="2800"/>
          <w:tab w:val="left" w:pos="2835"/>
          <w:tab w:val="left" w:pos="2977"/>
          <w:tab w:val="left" w:pos="3360"/>
          <w:tab w:val="left" w:pos="3402"/>
          <w:tab w:val="left" w:pos="3920"/>
          <w:tab w:val="left" w:pos="4480"/>
          <w:tab w:val="left" w:pos="5040"/>
          <w:tab w:val="left" w:pos="5600"/>
          <w:tab w:val="left" w:pos="6160"/>
          <w:tab w:val="left" w:pos="6720"/>
        </w:tabs>
        <w:autoSpaceDE w:val="0"/>
        <w:autoSpaceDN w:val="0"/>
        <w:adjustRightInd w:val="0"/>
        <w:ind w:rightChars="345" w:right="828" w:hanging="1"/>
        <w:contextualSpacing/>
        <w:jc w:val="left"/>
        <w:rPr>
          <w:rFonts w:ascii="Times New Roman" w:hAnsi="Times New Roman" w:cs="Times New Roman"/>
          <w:sz w:val="20"/>
          <w:szCs w:val="20"/>
        </w:rPr>
      </w:pPr>
      <w:proofErr w:type="gramStart"/>
      <w:r w:rsidRPr="00D77245">
        <w:rPr>
          <w:rFonts w:ascii="Times New Roman" w:hAnsi="Times New Roman" w:cs="Times New Roman" w:hint="eastAsia"/>
          <w:sz w:val="20"/>
          <w:szCs w:val="20"/>
          <w:vertAlign w:val="superscript"/>
        </w:rPr>
        <w:t>c</w:t>
      </w:r>
      <w:proofErr w:type="gramEnd"/>
      <w:r w:rsidRPr="00D77245">
        <w:rPr>
          <w:rFonts w:ascii="Times New Roman" w:hAnsi="Times New Roman" w:cs="Times New Roman" w:hint="eastAsia"/>
          <w:sz w:val="20"/>
          <w:szCs w:val="20"/>
          <w:vertAlign w:val="superscript"/>
        </w:rPr>
        <w:t xml:space="preserve"> </w:t>
      </w:r>
      <w:r w:rsidRPr="00D77245">
        <w:rPr>
          <w:rFonts w:ascii="Times New Roman" w:hAnsi="Times New Roman" w:cs="Times New Roman"/>
          <w:sz w:val="20"/>
          <w:szCs w:val="20"/>
        </w:rPr>
        <w:t>refers</w:t>
      </w:r>
      <w:r w:rsidRPr="00D77245">
        <w:rPr>
          <w:rFonts w:ascii="Times New Roman" w:hAnsi="Times New Roman" w:cs="Times New Roman" w:hint="eastAsia"/>
          <w:sz w:val="20"/>
          <w:szCs w:val="20"/>
        </w:rPr>
        <w:t xml:space="preserve"> phenotypic variance explained</w:t>
      </w:r>
    </w:p>
    <w:p w14:paraId="4563E5B2"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6DBA2617" w14:textId="77777777" w:rsidR="008B40F5" w:rsidRPr="007C1DDE"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b/>
          <w:color w:val="000000"/>
        </w:rPr>
      </w:pPr>
    </w:p>
    <w:p w14:paraId="2A51CAB0" w14:textId="77777777" w:rsidR="000553D9" w:rsidRDefault="000553D9" w:rsidP="006814D8">
      <w:pPr>
        <w:tabs>
          <w:tab w:val="left" w:pos="2835"/>
          <w:tab w:val="left" w:pos="2977"/>
          <w:tab w:val="left" w:pos="3402"/>
        </w:tabs>
        <w:ind w:rightChars="345" w:right="828" w:hanging="1"/>
        <w:contextualSpacing/>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br w:type="page"/>
      </w:r>
    </w:p>
    <w:p w14:paraId="19543506" w14:textId="1F80C6A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b/>
          <w:color w:val="000000"/>
          <w:sz w:val="20"/>
          <w:szCs w:val="20"/>
        </w:rPr>
        <w:t>Table 3</w:t>
      </w:r>
      <w:r w:rsidRPr="00D77245">
        <w:rPr>
          <w:rFonts w:ascii="Times New Roman" w:eastAsia="Times New Roman" w:hAnsi="Times New Roman" w:cs="Times New Roman"/>
          <w:color w:val="000000"/>
          <w:sz w:val="20"/>
          <w:szCs w:val="20"/>
        </w:rPr>
        <w:t xml:space="preserve"> Association </w:t>
      </w:r>
      <w:r>
        <w:rPr>
          <w:rFonts w:ascii="Times New Roman" w:eastAsia="Times New Roman" w:hAnsi="Times New Roman" w:cs="Times New Roman"/>
          <w:color w:val="000000"/>
          <w:sz w:val="20"/>
          <w:szCs w:val="20"/>
        </w:rPr>
        <w:t>analysis</w:t>
      </w:r>
      <w:r w:rsidRPr="00D77245">
        <w:rPr>
          <w:rFonts w:ascii="Times New Roman" w:eastAsia="Times New Roman" w:hAnsi="Times New Roman" w:cs="Times New Roman"/>
          <w:color w:val="000000"/>
          <w:sz w:val="20"/>
          <w:szCs w:val="20"/>
        </w:rPr>
        <w:t xml:space="preserve"> between SNPs and </w:t>
      </w:r>
      <w:r>
        <w:rPr>
          <w:rFonts w:ascii="Times New Roman" w:eastAsia="Times New Roman" w:hAnsi="Times New Roman" w:cs="Times New Roman"/>
          <w:color w:val="000000"/>
          <w:sz w:val="20"/>
          <w:szCs w:val="20"/>
        </w:rPr>
        <w:t>pre-harvest sprouting</w:t>
      </w:r>
      <w:r w:rsidRPr="00D77245">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using</w:t>
      </w:r>
      <w:r w:rsidRPr="00D77245">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a</w:t>
      </w:r>
      <w:proofErr w:type="gramEnd"/>
      <w:r>
        <w:rPr>
          <w:rFonts w:ascii="Times New Roman" w:eastAsia="Times New Roman" w:hAnsi="Times New Roman" w:cs="Times New Roman"/>
          <w:color w:val="000000"/>
          <w:sz w:val="20"/>
          <w:szCs w:val="20"/>
        </w:rPr>
        <w:t xml:space="preserve"> panel of</w:t>
      </w:r>
      <w:r w:rsidRPr="00D77245">
        <w:rPr>
          <w:rFonts w:ascii="Times New Roman" w:eastAsia="Times New Roman" w:hAnsi="Times New Roman" w:cs="Times New Roman"/>
          <w:color w:val="000000"/>
          <w:sz w:val="20"/>
          <w:szCs w:val="20"/>
        </w:rPr>
        <w:t xml:space="preserve"> 172 American wheat cultivars, landraces and breeding lines.</w:t>
      </w:r>
    </w:p>
    <w:tbl>
      <w:tblPr>
        <w:tblW w:w="5804" w:type="dxa"/>
        <w:tblInd w:w="108" w:type="dxa"/>
        <w:tblLook w:val="04A0" w:firstRow="1" w:lastRow="0" w:firstColumn="1" w:lastColumn="0" w:noHBand="0" w:noVBand="1"/>
      </w:tblPr>
      <w:tblGrid>
        <w:gridCol w:w="1923"/>
        <w:gridCol w:w="3027"/>
        <w:gridCol w:w="2093"/>
      </w:tblGrid>
      <w:tr w:rsidR="008B40F5" w:rsidRPr="00D77245" w14:paraId="7C014DD1" w14:textId="77777777" w:rsidTr="00CC1BFE">
        <w:trPr>
          <w:trHeight w:val="300"/>
        </w:trPr>
        <w:tc>
          <w:tcPr>
            <w:tcW w:w="1923" w:type="dxa"/>
            <w:tcBorders>
              <w:top w:val="single" w:sz="4" w:space="0" w:color="auto"/>
              <w:left w:val="nil"/>
              <w:bottom w:val="single" w:sz="4" w:space="0" w:color="auto"/>
              <w:right w:val="nil"/>
            </w:tcBorders>
            <w:shd w:val="clear" w:color="auto" w:fill="auto"/>
            <w:noWrap/>
            <w:vAlign w:val="bottom"/>
            <w:hideMark/>
          </w:tcPr>
          <w:p w14:paraId="4E82D39D"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 xml:space="preserve">SNP </w:t>
            </w:r>
          </w:p>
        </w:tc>
        <w:tc>
          <w:tcPr>
            <w:tcW w:w="3027" w:type="dxa"/>
            <w:tcBorders>
              <w:top w:val="single" w:sz="4" w:space="0" w:color="auto"/>
              <w:left w:val="nil"/>
              <w:bottom w:val="single" w:sz="4" w:space="0" w:color="auto"/>
              <w:right w:val="nil"/>
            </w:tcBorders>
            <w:shd w:val="clear" w:color="auto" w:fill="auto"/>
            <w:noWrap/>
            <w:vAlign w:val="bottom"/>
            <w:hideMark/>
          </w:tcPr>
          <w:p w14:paraId="0BFCFCDD"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 xml:space="preserve">Location </w:t>
            </w:r>
          </w:p>
        </w:tc>
        <w:tc>
          <w:tcPr>
            <w:tcW w:w="854" w:type="dxa"/>
            <w:tcBorders>
              <w:top w:val="single" w:sz="4" w:space="0" w:color="auto"/>
              <w:left w:val="nil"/>
              <w:bottom w:val="single" w:sz="4" w:space="0" w:color="auto"/>
              <w:right w:val="nil"/>
            </w:tcBorders>
            <w:shd w:val="clear" w:color="auto" w:fill="auto"/>
            <w:noWrap/>
            <w:vAlign w:val="bottom"/>
            <w:hideMark/>
          </w:tcPr>
          <w:p w14:paraId="037D6110"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 xml:space="preserve">P-value </w:t>
            </w:r>
          </w:p>
        </w:tc>
      </w:tr>
      <w:tr w:rsidR="008B40F5" w:rsidRPr="00D77245" w14:paraId="46AAE04E" w14:textId="77777777" w:rsidTr="00CC1BFE">
        <w:trPr>
          <w:trHeight w:val="300"/>
        </w:trPr>
        <w:tc>
          <w:tcPr>
            <w:tcW w:w="1923" w:type="dxa"/>
            <w:tcBorders>
              <w:top w:val="nil"/>
              <w:left w:val="nil"/>
              <w:bottom w:val="nil"/>
              <w:right w:val="nil"/>
            </w:tcBorders>
            <w:shd w:val="clear" w:color="auto" w:fill="auto"/>
            <w:noWrap/>
            <w:vAlign w:val="bottom"/>
            <w:hideMark/>
          </w:tcPr>
          <w:p w14:paraId="5913552B"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SNP</w:t>
            </w:r>
            <w:r w:rsidRPr="00D77245">
              <w:rPr>
                <w:rFonts w:ascii="Times New Roman" w:eastAsia="Times New Roman" w:hAnsi="Times New Roman" w:cs="Times New Roman"/>
                <w:color w:val="000000" w:themeColor="text1"/>
                <w:sz w:val="20"/>
                <w:szCs w:val="20"/>
              </w:rPr>
              <w:t>-701</w:t>
            </w:r>
          </w:p>
        </w:tc>
        <w:tc>
          <w:tcPr>
            <w:tcW w:w="3027" w:type="dxa"/>
            <w:tcBorders>
              <w:top w:val="nil"/>
              <w:left w:val="nil"/>
              <w:bottom w:val="nil"/>
              <w:right w:val="nil"/>
            </w:tcBorders>
            <w:shd w:val="clear" w:color="auto" w:fill="auto"/>
            <w:noWrap/>
            <w:vAlign w:val="bottom"/>
            <w:hideMark/>
          </w:tcPr>
          <w:p w14:paraId="55B73168"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Promoter</w:t>
            </w:r>
          </w:p>
        </w:tc>
        <w:tc>
          <w:tcPr>
            <w:tcW w:w="854" w:type="dxa"/>
            <w:tcBorders>
              <w:top w:val="nil"/>
              <w:left w:val="nil"/>
              <w:bottom w:val="nil"/>
              <w:right w:val="nil"/>
            </w:tcBorders>
            <w:shd w:val="clear" w:color="auto" w:fill="auto"/>
            <w:noWrap/>
            <w:vAlign w:val="bottom"/>
            <w:hideMark/>
          </w:tcPr>
          <w:p w14:paraId="6FEF3400"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0.008127332</w:t>
            </w:r>
          </w:p>
        </w:tc>
      </w:tr>
      <w:tr w:rsidR="008B40F5" w:rsidRPr="00D77245" w14:paraId="3ECA1A2B" w14:textId="77777777" w:rsidTr="00CC1BFE">
        <w:trPr>
          <w:trHeight w:val="315"/>
        </w:trPr>
        <w:tc>
          <w:tcPr>
            <w:tcW w:w="1923" w:type="dxa"/>
            <w:tcBorders>
              <w:top w:val="nil"/>
              <w:left w:val="nil"/>
              <w:bottom w:val="nil"/>
              <w:right w:val="nil"/>
            </w:tcBorders>
            <w:shd w:val="clear" w:color="auto" w:fill="auto"/>
            <w:noWrap/>
            <w:vAlign w:val="bottom"/>
            <w:hideMark/>
          </w:tcPr>
          <w:p w14:paraId="246BF75D"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SNP</w:t>
            </w:r>
            <w:r w:rsidRPr="00D77245">
              <w:rPr>
                <w:rFonts w:ascii="Times New Roman" w:eastAsia="Times New Roman" w:hAnsi="Times New Roman" w:cs="Times New Roman"/>
                <w:color w:val="000000" w:themeColor="text1"/>
                <w:sz w:val="20"/>
                <w:szCs w:val="20"/>
              </w:rPr>
              <w:t>-314</w:t>
            </w:r>
          </w:p>
        </w:tc>
        <w:tc>
          <w:tcPr>
            <w:tcW w:w="3027" w:type="dxa"/>
            <w:tcBorders>
              <w:top w:val="nil"/>
              <w:left w:val="nil"/>
              <w:bottom w:val="nil"/>
              <w:right w:val="nil"/>
            </w:tcBorders>
            <w:shd w:val="clear" w:color="auto" w:fill="auto"/>
            <w:noWrap/>
            <w:vAlign w:val="bottom"/>
            <w:hideMark/>
          </w:tcPr>
          <w:p w14:paraId="5CFD7B42"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Promoter</w:t>
            </w:r>
          </w:p>
        </w:tc>
        <w:tc>
          <w:tcPr>
            <w:tcW w:w="854" w:type="dxa"/>
            <w:tcBorders>
              <w:top w:val="nil"/>
              <w:left w:val="nil"/>
              <w:bottom w:val="nil"/>
              <w:right w:val="nil"/>
            </w:tcBorders>
            <w:shd w:val="clear" w:color="auto" w:fill="auto"/>
            <w:noWrap/>
            <w:vAlign w:val="bottom"/>
            <w:hideMark/>
          </w:tcPr>
          <w:p w14:paraId="036E6FF7"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0.171064569</w:t>
            </w:r>
          </w:p>
        </w:tc>
      </w:tr>
      <w:tr w:rsidR="008B40F5" w:rsidRPr="00D77245" w14:paraId="0A552891" w14:textId="77777777" w:rsidTr="00CC1BFE">
        <w:trPr>
          <w:trHeight w:val="315"/>
        </w:trPr>
        <w:tc>
          <w:tcPr>
            <w:tcW w:w="1923" w:type="dxa"/>
            <w:tcBorders>
              <w:top w:val="nil"/>
              <w:left w:val="nil"/>
              <w:bottom w:val="nil"/>
              <w:right w:val="nil"/>
            </w:tcBorders>
            <w:shd w:val="clear" w:color="auto" w:fill="auto"/>
            <w:noWrap/>
            <w:vAlign w:val="bottom"/>
            <w:hideMark/>
          </w:tcPr>
          <w:p w14:paraId="6A5AA961"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SNP</w:t>
            </w:r>
            <w:r w:rsidRPr="00D77245">
              <w:rPr>
                <w:rFonts w:ascii="Times New Roman" w:eastAsia="Times New Roman" w:hAnsi="Times New Roman" w:cs="Times New Roman"/>
                <w:color w:val="000000" w:themeColor="text1"/>
                <w:sz w:val="20"/>
                <w:szCs w:val="20"/>
              </w:rPr>
              <w:t>-222</w:t>
            </w:r>
          </w:p>
        </w:tc>
        <w:tc>
          <w:tcPr>
            <w:tcW w:w="3027" w:type="dxa"/>
            <w:tcBorders>
              <w:top w:val="nil"/>
              <w:left w:val="nil"/>
              <w:bottom w:val="nil"/>
              <w:right w:val="nil"/>
            </w:tcBorders>
            <w:shd w:val="clear" w:color="auto" w:fill="auto"/>
            <w:noWrap/>
            <w:vAlign w:val="bottom"/>
            <w:hideMark/>
          </w:tcPr>
          <w:p w14:paraId="3320CC33"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Promoter</w:t>
            </w:r>
          </w:p>
        </w:tc>
        <w:tc>
          <w:tcPr>
            <w:tcW w:w="854" w:type="dxa"/>
            <w:tcBorders>
              <w:top w:val="nil"/>
              <w:left w:val="nil"/>
              <w:bottom w:val="nil"/>
              <w:right w:val="nil"/>
            </w:tcBorders>
            <w:shd w:val="clear" w:color="auto" w:fill="auto"/>
            <w:noWrap/>
            <w:vAlign w:val="bottom"/>
            <w:hideMark/>
          </w:tcPr>
          <w:p w14:paraId="0C4691D4"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0.003205865</w:t>
            </w:r>
          </w:p>
        </w:tc>
      </w:tr>
      <w:tr w:rsidR="008B40F5" w:rsidRPr="00D77245" w14:paraId="2070288F" w14:textId="77777777" w:rsidTr="00CC1BFE">
        <w:trPr>
          <w:trHeight w:val="315"/>
        </w:trPr>
        <w:tc>
          <w:tcPr>
            <w:tcW w:w="1923" w:type="dxa"/>
            <w:tcBorders>
              <w:top w:val="nil"/>
              <w:left w:val="nil"/>
              <w:bottom w:val="nil"/>
              <w:right w:val="nil"/>
            </w:tcBorders>
            <w:shd w:val="clear" w:color="auto" w:fill="auto"/>
            <w:noWrap/>
            <w:vAlign w:val="bottom"/>
            <w:hideMark/>
          </w:tcPr>
          <w:p w14:paraId="0001FF26"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SNP+1587</w:t>
            </w:r>
          </w:p>
        </w:tc>
        <w:tc>
          <w:tcPr>
            <w:tcW w:w="3027" w:type="dxa"/>
            <w:tcBorders>
              <w:top w:val="nil"/>
              <w:left w:val="nil"/>
              <w:bottom w:val="nil"/>
              <w:right w:val="nil"/>
            </w:tcBorders>
            <w:shd w:val="clear" w:color="auto" w:fill="auto"/>
            <w:noWrap/>
            <w:vAlign w:val="bottom"/>
            <w:hideMark/>
          </w:tcPr>
          <w:p w14:paraId="67A5F852"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Coding region</w:t>
            </w:r>
          </w:p>
        </w:tc>
        <w:tc>
          <w:tcPr>
            <w:tcW w:w="854" w:type="dxa"/>
            <w:tcBorders>
              <w:top w:val="nil"/>
              <w:left w:val="nil"/>
              <w:bottom w:val="nil"/>
              <w:right w:val="nil"/>
            </w:tcBorders>
            <w:shd w:val="clear" w:color="auto" w:fill="auto"/>
            <w:noWrap/>
            <w:vAlign w:val="bottom"/>
            <w:hideMark/>
          </w:tcPr>
          <w:p w14:paraId="65343F60"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0.000247798</w:t>
            </w:r>
          </w:p>
        </w:tc>
      </w:tr>
      <w:tr w:rsidR="008B40F5" w:rsidRPr="00D77245" w14:paraId="412419A4" w14:textId="77777777" w:rsidTr="00CC1BFE">
        <w:trPr>
          <w:trHeight w:val="300"/>
        </w:trPr>
        <w:tc>
          <w:tcPr>
            <w:tcW w:w="1923" w:type="dxa"/>
            <w:tcBorders>
              <w:top w:val="nil"/>
              <w:left w:val="nil"/>
              <w:bottom w:val="single" w:sz="4" w:space="0" w:color="auto"/>
              <w:right w:val="nil"/>
            </w:tcBorders>
            <w:shd w:val="clear" w:color="auto" w:fill="auto"/>
            <w:noWrap/>
            <w:vAlign w:val="bottom"/>
            <w:hideMark/>
          </w:tcPr>
          <w:p w14:paraId="09D0B1E5"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SNP+1607</w:t>
            </w:r>
          </w:p>
        </w:tc>
        <w:tc>
          <w:tcPr>
            <w:tcW w:w="3027" w:type="dxa"/>
            <w:tcBorders>
              <w:top w:val="nil"/>
              <w:left w:val="nil"/>
              <w:bottom w:val="single" w:sz="4" w:space="0" w:color="auto"/>
              <w:right w:val="nil"/>
            </w:tcBorders>
            <w:shd w:val="clear" w:color="auto" w:fill="auto"/>
            <w:noWrap/>
            <w:vAlign w:val="bottom"/>
            <w:hideMark/>
          </w:tcPr>
          <w:p w14:paraId="26455DA8"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Coding region</w:t>
            </w:r>
          </w:p>
        </w:tc>
        <w:tc>
          <w:tcPr>
            <w:tcW w:w="854" w:type="dxa"/>
            <w:tcBorders>
              <w:top w:val="nil"/>
              <w:left w:val="nil"/>
              <w:bottom w:val="single" w:sz="4" w:space="0" w:color="auto"/>
              <w:right w:val="nil"/>
            </w:tcBorders>
            <w:shd w:val="clear" w:color="auto" w:fill="auto"/>
            <w:noWrap/>
            <w:vAlign w:val="bottom"/>
            <w:hideMark/>
          </w:tcPr>
          <w:p w14:paraId="4E26CA1A"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themeColor="text1"/>
                <w:sz w:val="20"/>
                <w:szCs w:val="20"/>
              </w:rPr>
            </w:pPr>
            <w:r w:rsidRPr="00D77245">
              <w:rPr>
                <w:rFonts w:ascii="Times New Roman" w:eastAsia="Times New Roman" w:hAnsi="Times New Roman" w:cs="Times New Roman"/>
                <w:color w:val="000000" w:themeColor="text1"/>
                <w:sz w:val="20"/>
                <w:szCs w:val="20"/>
              </w:rPr>
              <w:t>2.32712E-06</w:t>
            </w:r>
          </w:p>
        </w:tc>
      </w:tr>
    </w:tbl>
    <w:p w14:paraId="20F88C63" w14:textId="77777777"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
    <w:p w14:paraId="380DD9CD" w14:textId="1C779459" w:rsidR="000553D9" w:rsidRDefault="00627B21" w:rsidP="006814D8">
      <w:pPr>
        <w:tabs>
          <w:tab w:val="left" w:pos="2835"/>
          <w:tab w:val="left" w:pos="2977"/>
          <w:tab w:val="left" w:pos="3402"/>
        </w:tabs>
        <w:ind w:rightChars="345" w:right="828" w:hanging="1"/>
        <w:contextualSpacing/>
        <w:rPr>
          <w:ins w:id="380" w:author="Mycorn Shao" w:date="2016-10-04T15:40:00Z"/>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210158C7" wp14:editId="0C8154BA">
            <wp:extent cx="5943600" cy="36544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30 at 10.14.0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r>
        <w:rPr>
          <w:rFonts w:ascii="Times New Roman" w:hAnsi="Times New Roman" w:cs="Times New Roman"/>
          <w:b/>
          <w:sz w:val="20"/>
          <w:szCs w:val="20"/>
        </w:rPr>
        <w:fldChar w:fldCharType="begin">
          <w:fldData xml:space="preserve">PEVuZE5vdGU+PENpdGU+PEF1dGhvcj5IdWFuZzwvQXV0aG9yPjxZZWFyPjIwMTI8L1llYXI+PFJl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=
</w:fldData>
        </w:fldChar>
      </w:r>
      <w:r>
        <w:rPr>
          <w:rFonts w:ascii="Times New Roman" w:hAnsi="Times New Roman" w:cs="Times New Roman"/>
          <w:b/>
          <w:sz w:val="20"/>
          <w:szCs w:val="20"/>
        </w:rPr>
        <w:instrText xml:space="preserve"> ADDIN EN.CITE </w:instrText>
      </w:r>
      <w:r>
        <w:rPr>
          <w:rFonts w:ascii="Times New Roman" w:hAnsi="Times New Roman" w:cs="Times New Roman"/>
          <w:b/>
          <w:sz w:val="20"/>
          <w:szCs w:val="20"/>
        </w:rPr>
        <w:fldChar w:fldCharType="begin">
          <w:fldData xml:space="preserve">PEVuZE5vdGU+PENpdGU+PEF1dGhvcj5IdWFuZzwvQXV0aG9yPjxZZWFyPjIwMTI8L1llYXI+PFJl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=
</w:fldData>
        </w:fldChar>
      </w:r>
      <w:r>
        <w:rPr>
          <w:rFonts w:ascii="Times New Roman" w:hAnsi="Times New Roman" w:cs="Times New Roman"/>
          <w:b/>
          <w:sz w:val="20"/>
          <w:szCs w:val="20"/>
        </w:rPr>
        <w:instrText xml:space="preserve"> ADDIN EN.CITE.DATA </w:instrText>
      </w:r>
      <w:r>
        <w:rPr>
          <w:rFonts w:ascii="Times New Roman" w:hAnsi="Times New Roman" w:cs="Times New Roman"/>
          <w:b/>
          <w:sz w:val="20"/>
          <w:szCs w:val="20"/>
        </w:rPr>
      </w:r>
      <w:r>
        <w:rPr>
          <w:rFonts w:ascii="Times New Roman" w:hAnsi="Times New Roman" w:cs="Times New Roman"/>
          <w:b/>
          <w:sz w:val="20"/>
          <w:szCs w:val="20"/>
        </w:rPr>
        <w:fldChar w:fldCharType="end"/>
      </w:r>
      <w:r>
        <w:rPr>
          <w:rFonts w:ascii="Times New Roman" w:hAnsi="Times New Roman" w:cs="Times New Roman"/>
          <w:b/>
          <w:sz w:val="20"/>
          <w:szCs w:val="20"/>
        </w:rPr>
      </w:r>
      <w:r>
        <w:rPr>
          <w:rFonts w:ascii="Times New Roman" w:hAnsi="Times New Roman" w:cs="Times New Roman"/>
          <w:b/>
          <w:sz w:val="20"/>
          <w:szCs w:val="20"/>
        </w:rPr>
        <w:fldChar w:fldCharType="separate"/>
      </w:r>
      <w:r>
        <w:rPr>
          <w:rFonts w:ascii="Times New Roman" w:hAnsi="Times New Roman" w:cs="Times New Roman"/>
          <w:b/>
          <w:noProof/>
          <w:sz w:val="20"/>
          <w:szCs w:val="20"/>
        </w:rPr>
        <w:t>(</w:t>
      </w:r>
      <w:r w:rsidRPr="00627B21">
        <w:rPr>
          <w:rFonts w:ascii="Times New Roman" w:hAnsi="Times New Roman" w:cs="Times New Roman"/>
          <w:b/>
          <w:smallCaps/>
          <w:noProof/>
          <w:sz w:val="20"/>
          <w:szCs w:val="20"/>
        </w:rPr>
        <w:t>Huang</w:t>
      </w:r>
      <w:r>
        <w:rPr>
          <w:rFonts w:ascii="Times New Roman" w:hAnsi="Times New Roman" w:cs="Times New Roman"/>
          <w:b/>
          <w:noProof/>
          <w:sz w:val="20"/>
          <w:szCs w:val="20"/>
        </w:rPr>
        <w:t xml:space="preserve"> and </w:t>
      </w:r>
      <w:r w:rsidRPr="00627B21">
        <w:rPr>
          <w:rFonts w:ascii="Times New Roman" w:hAnsi="Times New Roman" w:cs="Times New Roman"/>
          <w:b/>
          <w:smallCaps/>
          <w:noProof/>
          <w:sz w:val="20"/>
          <w:szCs w:val="20"/>
        </w:rPr>
        <w:t>Brule-Babel</w:t>
      </w:r>
      <w:r>
        <w:rPr>
          <w:rFonts w:ascii="Times New Roman" w:hAnsi="Times New Roman" w:cs="Times New Roman"/>
          <w:b/>
          <w:noProof/>
          <w:sz w:val="20"/>
          <w:szCs w:val="20"/>
        </w:rPr>
        <w:t xml:space="preserve"> 2012)</w:t>
      </w:r>
      <w:r>
        <w:rPr>
          <w:rFonts w:ascii="Times New Roman" w:hAnsi="Times New Roman" w:cs="Times New Roman"/>
          <w:b/>
          <w:sz w:val="20"/>
          <w:szCs w:val="20"/>
        </w:rPr>
        <w:fldChar w:fldCharType="end"/>
      </w:r>
      <w:r w:rsidR="000553D9">
        <w:rPr>
          <w:rFonts w:ascii="Times New Roman" w:hAnsi="Times New Roman" w:cs="Times New Roman"/>
          <w:b/>
          <w:sz w:val="20"/>
          <w:szCs w:val="20"/>
        </w:rPr>
        <w:br w:type="page"/>
      </w:r>
    </w:p>
    <w:p w14:paraId="097CE703" w14:textId="18A8429B" w:rsidR="003A635A" w:rsidRDefault="003A635A" w:rsidP="006814D8">
      <w:pPr>
        <w:tabs>
          <w:tab w:val="left" w:pos="2835"/>
          <w:tab w:val="left" w:pos="2977"/>
          <w:tab w:val="left" w:pos="3402"/>
        </w:tabs>
        <w:ind w:rightChars="345" w:right="828" w:hanging="1"/>
        <w:contextualSpacing/>
        <w:rPr>
          <w:ins w:id="381" w:author="Mycorn Shao" w:date="2016-10-04T15:40:00Z"/>
          <w:rFonts w:ascii="Times New Roman" w:hAnsi="Times New Roman" w:cs="Times New Roman"/>
          <w:b/>
          <w:sz w:val="20"/>
          <w:szCs w:val="20"/>
        </w:rPr>
      </w:pPr>
      <w:ins w:id="382" w:author="Mycorn Shao" w:date="2016-10-04T15:41:00Z">
        <w:r>
          <w:rPr>
            <w:rFonts w:ascii="Times New Roman" w:hAnsi="Times New Roman" w:cs="Times New Roman"/>
            <w:b/>
            <w:noProof/>
            <w:sz w:val="20"/>
            <w:szCs w:val="20"/>
            <w:rPrChange w:id="383" w:author="Unknown">
              <w:rPr>
                <w:noProof/>
              </w:rPr>
            </w:rPrChange>
          </w:rPr>
          <w:drawing>
            <wp:inline distT="0" distB="0" distL="0" distR="0" wp14:anchorId="0A0FF161" wp14:editId="1264E47C">
              <wp:extent cx="5943600" cy="29654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 analysi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ins>
    </w:p>
    <w:p w14:paraId="52095703" w14:textId="77777777" w:rsidR="003A635A" w:rsidRDefault="003A635A" w:rsidP="003A635A">
      <w:pPr>
        <w:widowControl/>
        <w:jc w:val="left"/>
        <w:rPr>
          <w:ins w:id="384" w:author="Mycorn Shao" w:date="2016-10-04T15:43:00Z"/>
          <w:rFonts w:ascii="Arial" w:eastAsia="Times New Roman" w:hAnsi="Arial" w:cs="Arial"/>
          <w:color w:val="333333"/>
          <w:kern w:val="0"/>
          <w:sz w:val="20"/>
          <w:szCs w:val="20"/>
          <w:shd w:val="clear" w:color="auto" w:fill="FFFFFF"/>
        </w:rPr>
      </w:pPr>
    </w:p>
    <w:p w14:paraId="4B5BE8D4" w14:textId="14E875AF" w:rsidR="003A635A" w:rsidRDefault="003A635A" w:rsidP="003A635A">
      <w:pPr>
        <w:widowControl/>
        <w:jc w:val="left"/>
        <w:rPr>
          <w:ins w:id="385" w:author="Mycorn Shao" w:date="2016-10-04T15:43:00Z"/>
          <w:rFonts w:ascii="Arial" w:eastAsia="Times New Roman" w:hAnsi="Arial" w:cs="Arial"/>
          <w:color w:val="333333"/>
          <w:kern w:val="0"/>
          <w:sz w:val="20"/>
          <w:szCs w:val="20"/>
          <w:shd w:val="clear" w:color="auto" w:fill="FFFFFF"/>
        </w:rPr>
      </w:pPr>
      <w:ins w:id="386" w:author="Mycorn Shao" w:date="2016-10-04T15:43:00Z">
        <w:r>
          <w:rPr>
            <w:rFonts w:ascii="Arial" w:eastAsia="Times New Roman" w:hAnsi="Arial" w:cs="Arial"/>
            <w:noProof/>
            <w:color w:val="333333"/>
            <w:kern w:val="0"/>
            <w:sz w:val="20"/>
            <w:szCs w:val="20"/>
            <w:shd w:val="clear" w:color="auto" w:fill="FFFFFF"/>
            <w:rPrChange w:id="387" w:author="Unknown">
              <w:rPr>
                <w:noProof/>
              </w:rPr>
            </w:rPrChange>
          </w:rPr>
          <w:drawing>
            <wp:inline distT="0" distB="0" distL="0" distR="0" wp14:anchorId="34F7826E" wp14:editId="1FDD1058">
              <wp:extent cx="5943600" cy="26765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15.42.2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ins>
    </w:p>
    <w:p w14:paraId="1FFFE595" w14:textId="77777777" w:rsidR="003A635A" w:rsidRDefault="003A635A" w:rsidP="003A635A">
      <w:pPr>
        <w:widowControl/>
        <w:jc w:val="left"/>
        <w:rPr>
          <w:ins w:id="388" w:author="Mycorn Shao" w:date="2016-10-04T15:43:00Z"/>
          <w:rFonts w:ascii="Arial" w:eastAsia="Times New Roman" w:hAnsi="Arial" w:cs="Arial"/>
          <w:color w:val="333333"/>
          <w:kern w:val="0"/>
          <w:sz w:val="20"/>
          <w:szCs w:val="20"/>
          <w:shd w:val="clear" w:color="auto" w:fill="FFFFFF"/>
        </w:rPr>
      </w:pPr>
    </w:p>
    <w:p w14:paraId="7E31A810" w14:textId="77777777" w:rsidR="003A635A" w:rsidRPr="003A635A" w:rsidRDefault="003A635A" w:rsidP="003A635A">
      <w:pPr>
        <w:widowControl/>
        <w:jc w:val="left"/>
        <w:rPr>
          <w:ins w:id="389" w:author="Mycorn Shao" w:date="2016-10-04T15:42:00Z"/>
          <w:rFonts w:ascii="Times" w:eastAsia="Times New Roman" w:hAnsi="Times" w:cs="Times New Roman"/>
          <w:kern w:val="0"/>
          <w:sz w:val="20"/>
          <w:szCs w:val="20"/>
        </w:rPr>
      </w:pPr>
      <w:ins w:id="390" w:author="Mycorn Shao" w:date="2016-10-04T15:42:00Z">
        <w:r w:rsidRPr="003A635A">
          <w:rPr>
            <w:rFonts w:ascii="Arial" w:eastAsia="Times New Roman" w:hAnsi="Arial" w:cs="Arial"/>
            <w:color w:val="333333"/>
            <w:kern w:val="0"/>
            <w:sz w:val="20"/>
            <w:szCs w:val="20"/>
            <w:shd w:val="clear" w:color="auto" w:fill="FFFFFF"/>
          </w:rPr>
          <w:t>(</w:t>
        </w:r>
        <w:r w:rsidRPr="003A635A">
          <w:rPr>
            <w:rFonts w:ascii="Arial" w:eastAsia="Times New Roman" w:hAnsi="Arial" w:cs="Arial"/>
            <w:b/>
            <w:bCs/>
            <w:color w:val="333333"/>
            <w:kern w:val="0"/>
            <w:sz w:val="20"/>
            <w:szCs w:val="20"/>
            <w:shd w:val="clear" w:color="auto" w:fill="FFFFFF"/>
          </w:rPr>
          <w:t>b</w:t>
        </w:r>
        <w:r w:rsidRPr="003A635A">
          <w:rPr>
            <w:rFonts w:ascii="Arial" w:eastAsia="Times New Roman" w:hAnsi="Arial" w:cs="Arial"/>
            <w:color w:val="333333"/>
            <w:kern w:val="0"/>
            <w:sz w:val="20"/>
            <w:szCs w:val="20"/>
            <w:shd w:val="clear" w:color="auto" w:fill="FFFFFF"/>
          </w:rPr>
          <w:t>) Haplotypes of </w:t>
        </w:r>
        <w:r w:rsidRPr="003A635A">
          <w:rPr>
            <w:rFonts w:ascii="Arial" w:eastAsia="Times New Roman" w:hAnsi="Arial" w:cs="Arial"/>
            <w:i/>
            <w:iCs/>
            <w:color w:val="333333"/>
            <w:kern w:val="0"/>
            <w:sz w:val="20"/>
            <w:szCs w:val="20"/>
            <w:shd w:val="clear" w:color="auto" w:fill="FFFFFF"/>
          </w:rPr>
          <w:t>ZmVPP1</w:t>
        </w:r>
        <w:r w:rsidRPr="003A635A">
          <w:rPr>
            <w:rFonts w:ascii="Arial" w:eastAsia="Times New Roman" w:hAnsi="Arial" w:cs="Arial"/>
            <w:color w:val="333333"/>
            <w:kern w:val="0"/>
            <w:sz w:val="20"/>
            <w:szCs w:val="20"/>
            <w:shd w:val="clear" w:color="auto" w:fill="FFFFFF"/>
          </w:rPr>
          <w:t> among maize natural variations. </w:t>
        </w:r>
        <w:proofErr w:type="gramStart"/>
        <w:r w:rsidRPr="003A635A">
          <w:rPr>
            <w:rFonts w:ascii="Arial" w:eastAsia="Times New Roman" w:hAnsi="Arial" w:cs="Arial"/>
            <w:i/>
            <w:iCs/>
            <w:color w:val="333333"/>
            <w:kern w:val="0"/>
            <w:sz w:val="20"/>
            <w:szCs w:val="20"/>
            <w:shd w:val="clear" w:color="auto" w:fill="FFFFFF"/>
          </w:rPr>
          <w:t>n</w:t>
        </w:r>
        <w:proofErr w:type="gramEnd"/>
        <w:r w:rsidRPr="003A635A">
          <w:rPr>
            <w:rFonts w:ascii="Arial" w:eastAsia="Times New Roman" w:hAnsi="Arial" w:cs="Arial"/>
            <w:color w:val="333333"/>
            <w:kern w:val="0"/>
            <w:sz w:val="20"/>
            <w:szCs w:val="20"/>
            <w:shd w:val="clear" w:color="auto" w:fill="FFFFFF"/>
          </w:rPr>
          <w:t> denotes the number of genotypes belonging to each haplotype group. When a string of variations are in complete LD, only one is shown. Statistical significance was determined by a two-sided </w:t>
        </w:r>
        <w:r w:rsidRPr="003A635A">
          <w:rPr>
            <w:rFonts w:ascii="Arial" w:eastAsia="Times New Roman" w:hAnsi="Arial" w:cs="Arial"/>
            <w:i/>
            <w:iCs/>
            <w:color w:val="333333"/>
            <w:kern w:val="0"/>
            <w:sz w:val="20"/>
            <w:szCs w:val="20"/>
            <w:shd w:val="clear" w:color="auto" w:fill="FFFFFF"/>
          </w:rPr>
          <w:t>t</w:t>
        </w:r>
        <w:r w:rsidRPr="003A635A">
          <w:rPr>
            <w:rFonts w:ascii="Arial" w:eastAsia="Times New Roman" w:hAnsi="Arial" w:cs="Arial"/>
            <w:color w:val="333333"/>
            <w:kern w:val="0"/>
            <w:sz w:val="20"/>
            <w:szCs w:val="20"/>
            <w:shd w:val="clear" w:color="auto" w:fill="FFFFFF"/>
          </w:rPr>
          <w:t xml:space="preserve">-test. The </w:t>
        </w:r>
        <w:proofErr w:type="gramStart"/>
        <w:r w:rsidRPr="003A635A">
          <w:rPr>
            <w:rFonts w:ascii="Arial" w:eastAsia="Times New Roman" w:hAnsi="Arial" w:cs="Arial"/>
            <w:color w:val="333333"/>
            <w:kern w:val="0"/>
            <w:sz w:val="20"/>
            <w:szCs w:val="20"/>
            <w:shd w:val="clear" w:color="auto" w:fill="FFFFFF"/>
          </w:rPr>
          <w:t>SR distribution of each haplotype group is displayed by the box plot</w:t>
        </w:r>
        <w:proofErr w:type="gramEnd"/>
        <w:r w:rsidRPr="003A635A">
          <w:rPr>
            <w:rFonts w:ascii="Arial" w:eastAsia="Times New Roman" w:hAnsi="Arial" w:cs="Arial"/>
            <w:color w:val="333333"/>
            <w:kern w:val="0"/>
            <w:sz w:val="20"/>
            <w:szCs w:val="20"/>
            <w:shd w:val="clear" w:color="auto" w:fill="FFFFFF"/>
          </w:rPr>
          <w:t>.</w:t>
        </w:r>
      </w:ins>
    </w:p>
    <w:p w14:paraId="17B716E3" w14:textId="77777777" w:rsidR="003A635A" w:rsidRDefault="003A635A" w:rsidP="006814D8">
      <w:pPr>
        <w:tabs>
          <w:tab w:val="left" w:pos="2835"/>
          <w:tab w:val="left" w:pos="2977"/>
          <w:tab w:val="left" w:pos="3402"/>
        </w:tabs>
        <w:ind w:rightChars="345" w:right="828" w:hanging="1"/>
        <w:contextualSpacing/>
        <w:rPr>
          <w:ins w:id="391" w:author="Mycorn Shao" w:date="2016-10-04T15:40:00Z"/>
          <w:rFonts w:ascii="Times New Roman" w:hAnsi="Times New Roman" w:cs="Times New Roman"/>
          <w:b/>
          <w:sz w:val="20"/>
          <w:szCs w:val="20"/>
        </w:rPr>
      </w:pPr>
    </w:p>
    <w:p w14:paraId="65F5D02A" w14:textId="032719D5" w:rsidR="003A635A" w:rsidRDefault="003A635A" w:rsidP="006814D8">
      <w:pPr>
        <w:tabs>
          <w:tab w:val="left" w:pos="2835"/>
          <w:tab w:val="left" w:pos="2977"/>
          <w:tab w:val="left" w:pos="3402"/>
        </w:tabs>
        <w:ind w:rightChars="345" w:right="828" w:hanging="1"/>
        <w:contextualSpacing/>
        <w:rPr>
          <w:rFonts w:ascii="Times New Roman" w:hAnsi="Times New Roman" w:cs="Times New Roman"/>
          <w:b/>
          <w:sz w:val="20"/>
          <w:szCs w:val="20"/>
        </w:rPr>
      </w:pPr>
      <w:ins w:id="392" w:author="Mycorn Shao" w:date="2016-10-04T15:40:00Z">
        <w:r w:rsidRPr="003A635A">
          <w:rPr>
            <w:rFonts w:ascii="Times New Roman" w:hAnsi="Times New Roman" w:cs="Times New Roman"/>
            <w:b/>
            <w:sz w:val="20"/>
            <w:szCs w:val="20"/>
          </w:rPr>
          <w:t>http://www.nature.com/ng/journal/v48/n10/images/ng.3636-F2.jpg</w:t>
        </w:r>
      </w:ins>
    </w:p>
    <w:p w14:paraId="7A2E6357" w14:textId="1A7C9286"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D77245">
        <w:rPr>
          <w:rFonts w:ascii="Times New Roman" w:hAnsi="Times New Roman" w:cs="Times New Roman"/>
          <w:b/>
          <w:sz w:val="20"/>
          <w:szCs w:val="20"/>
        </w:rPr>
        <w:t>Table 4</w:t>
      </w:r>
      <w:r w:rsidRPr="00D77245">
        <w:rPr>
          <w:rFonts w:ascii="Times New Roman" w:hAnsi="Times New Roman" w:cs="Times New Roman"/>
          <w:sz w:val="20"/>
          <w:szCs w:val="20"/>
        </w:rPr>
        <w:t xml:space="preserve"> Haplotype analysis with three </w:t>
      </w:r>
      <w:r>
        <w:rPr>
          <w:rFonts w:ascii="Times New Roman" w:hAnsi="Times New Roman" w:cs="Times New Roman"/>
          <w:sz w:val="20"/>
          <w:szCs w:val="20"/>
        </w:rPr>
        <w:t>causal</w:t>
      </w:r>
      <w:r w:rsidRPr="00D77245">
        <w:rPr>
          <w:rFonts w:ascii="Times New Roman" w:hAnsi="Times New Roman" w:cs="Times New Roman"/>
          <w:sz w:val="20"/>
          <w:szCs w:val="20"/>
        </w:rPr>
        <w:t xml:space="preserve"> SNPs for pre-harvest sprouting in an association analysis panel</w:t>
      </w:r>
    </w:p>
    <w:tbl>
      <w:tblPr>
        <w:tblW w:w="5761" w:type="dxa"/>
        <w:tblInd w:w="93" w:type="dxa"/>
        <w:tblLook w:val="04A0" w:firstRow="1" w:lastRow="0" w:firstColumn="1" w:lastColumn="0" w:noHBand="0" w:noVBand="1"/>
      </w:tblPr>
      <w:tblGrid>
        <w:gridCol w:w="2440"/>
        <w:gridCol w:w="1246"/>
        <w:gridCol w:w="1410"/>
        <w:gridCol w:w="1342"/>
      </w:tblGrid>
      <w:tr w:rsidR="008B40F5" w:rsidRPr="00D77245" w14:paraId="4C0629A5" w14:textId="77777777" w:rsidTr="00325A38">
        <w:trPr>
          <w:trHeight w:val="280"/>
        </w:trPr>
        <w:tc>
          <w:tcPr>
            <w:tcW w:w="2440" w:type="dxa"/>
            <w:tcBorders>
              <w:top w:val="single" w:sz="8" w:space="0" w:color="auto"/>
              <w:left w:val="nil"/>
              <w:bottom w:val="single" w:sz="4" w:space="0" w:color="auto"/>
              <w:right w:val="nil"/>
            </w:tcBorders>
            <w:shd w:val="clear" w:color="auto" w:fill="auto"/>
            <w:noWrap/>
            <w:vAlign w:val="center"/>
            <w:hideMark/>
          </w:tcPr>
          <w:p w14:paraId="60A5F558" w14:textId="7777777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Haplotype</w:t>
            </w:r>
          </w:p>
        </w:tc>
        <w:tc>
          <w:tcPr>
            <w:tcW w:w="1060" w:type="dxa"/>
            <w:tcBorders>
              <w:top w:val="single" w:sz="8" w:space="0" w:color="auto"/>
              <w:left w:val="nil"/>
              <w:bottom w:val="single" w:sz="4" w:space="0" w:color="auto"/>
              <w:right w:val="nil"/>
            </w:tcBorders>
            <w:shd w:val="clear" w:color="auto" w:fill="auto"/>
            <w:noWrap/>
            <w:vAlign w:val="center"/>
            <w:hideMark/>
          </w:tcPr>
          <w:p w14:paraId="59C20ACE" w14:textId="7777777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iCs/>
                <w:color w:val="000000"/>
                <w:sz w:val="20"/>
                <w:szCs w:val="20"/>
              </w:rPr>
            </w:pPr>
            <w:proofErr w:type="spellStart"/>
            <w:r w:rsidRPr="00D77245">
              <w:rPr>
                <w:rFonts w:ascii="Times New Roman" w:eastAsia="Times New Roman" w:hAnsi="Times New Roman" w:cs="Times New Roman"/>
                <w:iCs/>
                <w:color w:val="000000"/>
                <w:sz w:val="20"/>
                <w:szCs w:val="20"/>
              </w:rPr>
              <w:t>N</w:t>
            </w:r>
            <w:r w:rsidRPr="004202F5">
              <w:rPr>
                <w:rFonts w:ascii="Times New Roman" w:eastAsia="Times New Roman" w:hAnsi="Times New Roman" w:cs="Times New Roman" w:hint="eastAsia"/>
                <w:iCs/>
                <w:color w:val="000000"/>
                <w:sz w:val="20"/>
                <w:szCs w:val="20"/>
                <w:vertAlign w:val="superscript"/>
              </w:rPr>
              <w:t>c</w:t>
            </w:r>
            <w:proofErr w:type="spellEnd"/>
          </w:p>
        </w:tc>
        <w:tc>
          <w:tcPr>
            <w:tcW w:w="1060" w:type="dxa"/>
            <w:tcBorders>
              <w:top w:val="single" w:sz="8" w:space="0" w:color="auto"/>
              <w:left w:val="nil"/>
              <w:bottom w:val="single" w:sz="4" w:space="0" w:color="auto"/>
              <w:right w:val="nil"/>
            </w:tcBorders>
            <w:shd w:val="clear" w:color="auto" w:fill="auto"/>
            <w:noWrap/>
            <w:vAlign w:val="center"/>
            <w:hideMark/>
          </w:tcPr>
          <w:p w14:paraId="042578E0"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PHS (%)</w:t>
            </w:r>
          </w:p>
        </w:tc>
        <w:tc>
          <w:tcPr>
            <w:tcW w:w="1201" w:type="dxa"/>
            <w:tcBorders>
              <w:top w:val="single" w:sz="8" w:space="0" w:color="auto"/>
              <w:left w:val="nil"/>
              <w:bottom w:val="single" w:sz="4" w:space="0" w:color="auto"/>
              <w:right w:val="nil"/>
            </w:tcBorders>
            <w:shd w:val="clear" w:color="auto" w:fill="auto"/>
            <w:noWrap/>
            <w:vAlign w:val="center"/>
            <w:hideMark/>
          </w:tcPr>
          <w:p w14:paraId="2C9ADC67"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proofErr w:type="spellStart"/>
            <w:r w:rsidRPr="00D77245">
              <w:rPr>
                <w:rFonts w:ascii="Times New Roman" w:eastAsia="Times New Roman" w:hAnsi="Times New Roman" w:cs="Times New Roman"/>
                <w:color w:val="000000"/>
                <w:sz w:val="20"/>
                <w:szCs w:val="20"/>
              </w:rPr>
              <w:t>SE</w:t>
            </w:r>
            <w:r>
              <w:rPr>
                <w:rFonts w:ascii="Times New Roman" w:eastAsia="Times New Roman" w:hAnsi="Times New Roman" w:cs="Times New Roman" w:hint="eastAsia"/>
                <w:color w:val="000000"/>
                <w:sz w:val="20"/>
                <w:szCs w:val="20"/>
                <w:vertAlign w:val="superscript"/>
              </w:rPr>
              <w:t>d</w:t>
            </w:r>
            <w:proofErr w:type="spellEnd"/>
          </w:p>
        </w:tc>
      </w:tr>
      <w:tr w:rsidR="008B40F5" w:rsidRPr="00D77245" w14:paraId="6D29389B" w14:textId="77777777" w:rsidTr="00325A38">
        <w:trPr>
          <w:trHeight w:val="280"/>
        </w:trPr>
        <w:tc>
          <w:tcPr>
            <w:tcW w:w="2440" w:type="dxa"/>
            <w:tcBorders>
              <w:top w:val="nil"/>
              <w:left w:val="nil"/>
              <w:bottom w:val="nil"/>
              <w:right w:val="nil"/>
            </w:tcBorders>
            <w:shd w:val="clear" w:color="auto" w:fill="auto"/>
            <w:noWrap/>
            <w:vAlign w:val="center"/>
            <w:hideMark/>
          </w:tcPr>
          <w:p w14:paraId="23786AB2" w14:textId="64B46828"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proofErr w:type="spellStart"/>
            <w:r w:rsidRPr="00D77245">
              <w:rPr>
                <w:rFonts w:ascii="Times New Roman" w:eastAsia="Times New Roman" w:hAnsi="Times New Roman" w:cs="Times New Roman"/>
                <w:color w:val="000000"/>
                <w:sz w:val="20"/>
                <w:szCs w:val="20"/>
              </w:rPr>
              <w:t>SRS</w:t>
            </w:r>
            <w:r w:rsidRPr="004202F5">
              <w:rPr>
                <w:rFonts w:ascii="Times New Roman" w:eastAsia="Times New Roman" w:hAnsi="Times New Roman" w:cs="Times New Roman" w:hint="eastAsia"/>
                <w:color w:val="000000"/>
                <w:sz w:val="20"/>
                <w:szCs w:val="20"/>
                <w:vertAlign w:val="superscript"/>
              </w:rPr>
              <w:t>b</w:t>
            </w:r>
            <w:proofErr w:type="spellEnd"/>
          </w:p>
        </w:tc>
        <w:tc>
          <w:tcPr>
            <w:tcW w:w="1060" w:type="dxa"/>
            <w:tcBorders>
              <w:top w:val="nil"/>
              <w:left w:val="nil"/>
              <w:bottom w:val="nil"/>
              <w:right w:val="nil"/>
            </w:tcBorders>
            <w:shd w:val="clear" w:color="auto" w:fill="auto"/>
            <w:noWrap/>
            <w:vAlign w:val="center"/>
            <w:hideMark/>
          </w:tcPr>
          <w:p w14:paraId="5DA1FAA4" w14:textId="7777777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w:t>
            </w:r>
          </w:p>
        </w:tc>
        <w:tc>
          <w:tcPr>
            <w:tcW w:w="1060" w:type="dxa"/>
            <w:tcBorders>
              <w:top w:val="nil"/>
              <w:left w:val="nil"/>
              <w:bottom w:val="nil"/>
              <w:right w:val="nil"/>
            </w:tcBorders>
            <w:shd w:val="clear" w:color="auto" w:fill="auto"/>
            <w:noWrap/>
            <w:vAlign w:val="center"/>
            <w:hideMark/>
          </w:tcPr>
          <w:p w14:paraId="2A194676"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44.9</w:t>
            </w:r>
          </w:p>
        </w:tc>
        <w:tc>
          <w:tcPr>
            <w:tcW w:w="1201" w:type="dxa"/>
            <w:tcBorders>
              <w:top w:val="nil"/>
              <w:left w:val="nil"/>
              <w:bottom w:val="nil"/>
              <w:right w:val="nil"/>
            </w:tcBorders>
            <w:shd w:val="clear" w:color="auto" w:fill="auto"/>
            <w:noWrap/>
            <w:vAlign w:val="center"/>
            <w:hideMark/>
          </w:tcPr>
          <w:p w14:paraId="26B0F163"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6.1</w:t>
            </w:r>
          </w:p>
        </w:tc>
      </w:tr>
      <w:tr w:rsidR="008B40F5" w:rsidRPr="00D77245" w14:paraId="076E855D" w14:textId="77777777" w:rsidTr="00325A38">
        <w:trPr>
          <w:trHeight w:val="280"/>
        </w:trPr>
        <w:tc>
          <w:tcPr>
            <w:tcW w:w="2440" w:type="dxa"/>
            <w:tcBorders>
              <w:top w:val="nil"/>
              <w:left w:val="nil"/>
              <w:bottom w:val="nil"/>
              <w:right w:val="nil"/>
            </w:tcBorders>
            <w:shd w:val="clear" w:color="auto" w:fill="auto"/>
            <w:noWrap/>
            <w:vAlign w:val="center"/>
            <w:hideMark/>
          </w:tcPr>
          <w:p w14:paraId="616D83C0" w14:textId="780CA27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SSS</w:t>
            </w:r>
          </w:p>
        </w:tc>
        <w:tc>
          <w:tcPr>
            <w:tcW w:w="1060" w:type="dxa"/>
            <w:tcBorders>
              <w:top w:val="nil"/>
              <w:left w:val="nil"/>
              <w:bottom w:val="nil"/>
              <w:right w:val="nil"/>
            </w:tcBorders>
            <w:shd w:val="clear" w:color="auto" w:fill="auto"/>
            <w:noWrap/>
            <w:vAlign w:val="center"/>
            <w:hideMark/>
          </w:tcPr>
          <w:p w14:paraId="416436E4" w14:textId="7777777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38</w:t>
            </w:r>
          </w:p>
        </w:tc>
        <w:tc>
          <w:tcPr>
            <w:tcW w:w="1060" w:type="dxa"/>
            <w:tcBorders>
              <w:top w:val="nil"/>
              <w:left w:val="nil"/>
              <w:bottom w:val="nil"/>
              <w:right w:val="nil"/>
            </w:tcBorders>
            <w:shd w:val="clear" w:color="auto" w:fill="auto"/>
            <w:noWrap/>
            <w:vAlign w:val="center"/>
            <w:hideMark/>
          </w:tcPr>
          <w:p w14:paraId="3C9A9003"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43.4</w:t>
            </w:r>
          </w:p>
        </w:tc>
        <w:tc>
          <w:tcPr>
            <w:tcW w:w="1201" w:type="dxa"/>
            <w:tcBorders>
              <w:top w:val="nil"/>
              <w:left w:val="nil"/>
              <w:bottom w:val="nil"/>
              <w:right w:val="nil"/>
            </w:tcBorders>
            <w:shd w:val="clear" w:color="auto" w:fill="auto"/>
            <w:noWrap/>
            <w:vAlign w:val="center"/>
            <w:hideMark/>
          </w:tcPr>
          <w:p w14:paraId="10938C00"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3.7</w:t>
            </w:r>
          </w:p>
        </w:tc>
      </w:tr>
      <w:tr w:rsidR="008B40F5" w:rsidRPr="00D77245" w14:paraId="41131895" w14:textId="77777777" w:rsidTr="00325A38">
        <w:trPr>
          <w:trHeight w:val="280"/>
        </w:trPr>
        <w:tc>
          <w:tcPr>
            <w:tcW w:w="2440" w:type="dxa"/>
            <w:tcBorders>
              <w:top w:val="nil"/>
              <w:left w:val="nil"/>
              <w:bottom w:val="nil"/>
              <w:right w:val="nil"/>
            </w:tcBorders>
            <w:shd w:val="clear" w:color="auto" w:fill="auto"/>
            <w:noWrap/>
            <w:vAlign w:val="center"/>
            <w:hideMark/>
          </w:tcPr>
          <w:p w14:paraId="35FEFE74" w14:textId="17C1AA91"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SRR</w:t>
            </w:r>
          </w:p>
        </w:tc>
        <w:tc>
          <w:tcPr>
            <w:tcW w:w="1060" w:type="dxa"/>
            <w:tcBorders>
              <w:top w:val="nil"/>
              <w:left w:val="nil"/>
              <w:bottom w:val="nil"/>
              <w:right w:val="nil"/>
            </w:tcBorders>
            <w:shd w:val="clear" w:color="auto" w:fill="auto"/>
            <w:noWrap/>
            <w:vAlign w:val="center"/>
            <w:hideMark/>
          </w:tcPr>
          <w:p w14:paraId="12746E6D" w14:textId="7777777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94</w:t>
            </w:r>
          </w:p>
        </w:tc>
        <w:tc>
          <w:tcPr>
            <w:tcW w:w="1060" w:type="dxa"/>
            <w:tcBorders>
              <w:top w:val="nil"/>
              <w:left w:val="nil"/>
              <w:bottom w:val="nil"/>
              <w:right w:val="nil"/>
            </w:tcBorders>
            <w:shd w:val="clear" w:color="auto" w:fill="auto"/>
            <w:noWrap/>
            <w:vAlign w:val="center"/>
            <w:hideMark/>
          </w:tcPr>
          <w:p w14:paraId="17BD0D9D"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28.9</w:t>
            </w:r>
          </w:p>
        </w:tc>
        <w:tc>
          <w:tcPr>
            <w:tcW w:w="1201" w:type="dxa"/>
            <w:tcBorders>
              <w:top w:val="nil"/>
              <w:left w:val="nil"/>
              <w:bottom w:val="nil"/>
              <w:right w:val="nil"/>
            </w:tcBorders>
            <w:shd w:val="clear" w:color="auto" w:fill="auto"/>
            <w:noWrap/>
            <w:vAlign w:val="center"/>
            <w:hideMark/>
          </w:tcPr>
          <w:p w14:paraId="4ABFF47C"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1.9</w:t>
            </w:r>
          </w:p>
        </w:tc>
      </w:tr>
      <w:tr w:rsidR="008B40F5" w:rsidRPr="00D77245" w14:paraId="1589020D" w14:textId="77777777" w:rsidTr="00325A38">
        <w:trPr>
          <w:trHeight w:val="300"/>
        </w:trPr>
        <w:tc>
          <w:tcPr>
            <w:tcW w:w="2440" w:type="dxa"/>
            <w:tcBorders>
              <w:top w:val="nil"/>
              <w:left w:val="nil"/>
              <w:bottom w:val="single" w:sz="8" w:space="0" w:color="auto"/>
              <w:right w:val="nil"/>
            </w:tcBorders>
            <w:shd w:val="clear" w:color="auto" w:fill="auto"/>
            <w:noWrap/>
            <w:vAlign w:val="center"/>
            <w:hideMark/>
          </w:tcPr>
          <w:p w14:paraId="14A2D650" w14:textId="7BB92F8C"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RRR</w:t>
            </w:r>
          </w:p>
        </w:tc>
        <w:tc>
          <w:tcPr>
            <w:tcW w:w="1060" w:type="dxa"/>
            <w:tcBorders>
              <w:top w:val="nil"/>
              <w:left w:val="nil"/>
              <w:bottom w:val="single" w:sz="8" w:space="0" w:color="auto"/>
              <w:right w:val="nil"/>
            </w:tcBorders>
            <w:shd w:val="clear" w:color="auto" w:fill="auto"/>
            <w:noWrap/>
            <w:vAlign w:val="center"/>
            <w:hideMark/>
          </w:tcPr>
          <w:p w14:paraId="460467CB" w14:textId="77777777" w:rsidR="008B40F5" w:rsidRPr="00D77245"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36</w:t>
            </w:r>
          </w:p>
        </w:tc>
        <w:tc>
          <w:tcPr>
            <w:tcW w:w="1060" w:type="dxa"/>
            <w:tcBorders>
              <w:top w:val="nil"/>
              <w:left w:val="nil"/>
              <w:bottom w:val="single" w:sz="8" w:space="0" w:color="auto"/>
              <w:right w:val="nil"/>
            </w:tcBorders>
            <w:shd w:val="clear" w:color="auto" w:fill="auto"/>
            <w:noWrap/>
            <w:vAlign w:val="center"/>
            <w:hideMark/>
          </w:tcPr>
          <w:p w14:paraId="320EC172"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23.5</w:t>
            </w:r>
          </w:p>
        </w:tc>
        <w:tc>
          <w:tcPr>
            <w:tcW w:w="1201" w:type="dxa"/>
            <w:tcBorders>
              <w:top w:val="nil"/>
              <w:left w:val="nil"/>
              <w:bottom w:val="single" w:sz="8" w:space="0" w:color="auto"/>
              <w:right w:val="nil"/>
            </w:tcBorders>
            <w:shd w:val="clear" w:color="auto" w:fill="auto"/>
            <w:noWrap/>
            <w:vAlign w:val="center"/>
            <w:hideMark/>
          </w:tcPr>
          <w:p w14:paraId="7B1FFF10" w14:textId="77777777" w:rsidR="008B40F5" w:rsidRPr="00D77245" w:rsidRDefault="008B40F5" w:rsidP="006814D8">
            <w:pPr>
              <w:tabs>
                <w:tab w:val="left" w:pos="2835"/>
                <w:tab w:val="left" w:pos="2977"/>
                <w:tab w:val="left" w:pos="3402"/>
              </w:tabs>
              <w:ind w:rightChars="345" w:right="828" w:hanging="1"/>
              <w:contextualSpacing/>
              <w:jc w:val="center"/>
              <w:rPr>
                <w:rFonts w:ascii="Times New Roman" w:eastAsia="Times New Roman" w:hAnsi="Times New Roman" w:cs="Times New Roman"/>
                <w:color w:val="000000"/>
                <w:sz w:val="20"/>
                <w:szCs w:val="20"/>
              </w:rPr>
            </w:pPr>
            <w:r w:rsidRPr="00D77245">
              <w:rPr>
                <w:rFonts w:ascii="Times New Roman" w:eastAsia="Times New Roman" w:hAnsi="Times New Roman" w:cs="Times New Roman"/>
                <w:color w:val="000000"/>
                <w:sz w:val="20"/>
                <w:szCs w:val="20"/>
              </w:rPr>
              <w:t>3.3</w:t>
            </w:r>
          </w:p>
        </w:tc>
      </w:tr>
    </w:tbl>
    <w:p w14:paraId="44205C4D" w14:textId="77777777"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gramStart"/>
      <w:r w:rsidRPr="004202F5">
        <w:rPr>
          <w:rFonts w:ascii="Times New Roman" w:hAnsi="Times New Roman" w:cs="Times New Roman" w:hint="eastAsia"/>
          <w:sz w:val="20"/>
          <w:szCs w:val="20"/>
          <w:vertAlign w:val="superscript"/>
        </w:rPr>
        <w:t>a</w:t>
      </w:r>
      <w:proofErr w:type="gramEnd"/>
      <w:r w:rsidRPr="00D77245">
        <w:rPr>
          <w:rFonts w:ascii="Times New Roman" w:hAnsi="Times New Roman" w:cs="Times New Roman"/>
          <w:sz w:val="20"/>
          <w:szCs w:val="20"/>
        </w:rPr>
        <w:t xml:space="preserve"> The first base pair in the haplotype </w:t>
      </w:r>
      <w:r>
        <w:rPr>
          <w:rFonts w:ascii="Times New Roman" w:hAnsi="Times New Roman" w:cs="Times New Roman"/>
          <w:sz w:val="20"/>
          <w:szCs w:val="20"/>
        </w:rPr>
        <w:t xml:space="preserve">name </w:t>
      </w:r>
      <w:r w:rsidRPr="00D77245">
        <w:rPr>
          <w:rFonts w:ascii="Times New Roman" w:hAnsi="Times New Roman" w:cs="Times New Roman"/>
          <w:sz w:val="20"/>
          <w:szCs w:val="20"/>
        </w:rPr>
        <w:t>represents the promoter SNP-222 mutation site; the second is the SNP</w:t>
      </w:r>
      <w:r>
        <w:rPr>
          <w:rFonts w:ascii="Times New Roman" w:hAnsi="Times New Roman" w:cs="Times New Roman"/>
          <w:sz w:val="20"/>
          <w:szCs w:val="20"/>
        </w:rPr>
        <w:t>+1587</w:t>
      </w:r>
      <w:r w:rsidRPr="00D77245">
        <w:rPr>
          <w:rFonts w:ascii="Times New Roman" w:hAnsi="Times New Roman" w:cs="Times New Roman"/>
          <w:sz w:val="20"/>
          <w:szCs w:val="20"/>
        </w:rPr>
        <w:t xml:space="preserve"> mutation in coding region; the third one is the SNP</w:t>
      </w:r>
      <w:r>
        <w:rPr>
          <w:rFonts w:ascii="Times New Roman" w:hAnsi="Times New Roman" w:cs="Times New Roman"/>
          <w:sz w:val="20"/>
          <w:szCs w:val="20"/>
        </w:rPr>
        <w:t>+1607</w:t>
      </w:r>
      <w:r w:rsidRPr="00D77245">
        <w:rPr>
          <w:rFonts w:ascii="Times New Roman" w:hAnsi="Times New Roman" w:cs="Times New Roman"/>
          <w:sz w:val="20"/>
          <w:szCs w:val="20"/>
        </w:rPr>
        <w:t xml:space="preserve"> in coding region </w:t>
      </w:r>
    </w:p>
    <w:p w14:paraId="2881DCED" w14:textId="77777777"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gramStart"/>
      <w:r w:rsidRPr="004202F5">
        <w:rPr>
          <w:rFonts w:ascii="Times New Roman" w:hAnsi="Times New Roman" w:cs="Times New Roman" w:hint="eastAsia"/>
          <w:sz w:val="20"/>
          <w:szCs w:val="20"/>
          <w:vertAlign w:val="superscript"/>
        </w:rPr>
        <w:t>b</w:t>
      </w:r>
      <w:proofErr w:type="gramEnd"/>
      <w:r w:rsidRPr="00D77245">
        <w:rPr>
          <w:rFonts w:ascii="Times New Roman" w:hAnsi="Times New Roman" w:cs="Times New Roman"/>
          <w:sz w:val="20"/>
          <w:szCs w:val="20"/>
        </w:rPr>
        <w:t xml:space="preserve"> S means susceptible allele to PHS; R means resistant allele to PHS </w:t>
      </w:r>
    </w:p>
    <w:p w14:paraId="1905399B"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gramStart"/>
      <w:r w:rsidRPr="004202F5">
        <w:rPr>
          <w:rFonts w:ascii="Times New Roman" w:hAnsi="Times New Roman" w:cs="Times New Roman" w:hint="eastAsia"/>
          <w:sz w:val="20"/>
          <w:szCs w:val="20"/>
          <w:vertAlign w:val="superscript"/>
        </w:rPr>
        <w:t>c</w:t>
      </w:r>
      <w:proofErr w:type="gramEnd"/>
      <w:r w:rsidRPr="00D77245">
        <w:rPr>
          <w:rFonts w:ascii="Times New Roman" w:hAnsi="Times New Roman" w:cs="Times New Roman"/>
          <w:sz w:val="20"/>
          <w:szCs w:val="20"/>
        </w:rPr>
        <w:t xml:space="preserve"> N is the number of genotypes in each haplotype group; </w:t>
      </w:r>
    </w:p>
    <w:p w14:paraId="787FAA0D"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spellStart"/>
      <w:proofErr w:type="gramStart"/>
      <w:r w:rsidRPr="004202F5">
        <w:rPr>
          <w:rFonts w:ascii="Times New Roman" w:hAnsi="Times New Roman" w:cs="Times New Roman" w:hint="eastAsia"/>
          <w:sz w:val="20"/>
          <w:szCs w:val="20"/>
          <w:vertAlign w:val="superscript"/>
        </w:rPr>
        <w:t>d</w:t>
      </w:r>
      <w:r w:rsidRPr="00D77245">
        <w:rPr>
          <w:rFonts w:ascii="Times New Roman" w:hAnsi="Times New Roman" w:cs="Times New Roman"/>
          <w:sz w:val="20"/>
          <w:szCs w:val="20"/>
        </w:rPr>
        <w:t>SE</w:t>
      </w:r>
      <w:proofErr w:type="spellEnd"/>
      <w:proofErr w:type="gramEnd"/>
      <w:r w:rsidRPr="00D77245">
        <w:rPr>
          <w:rFonts w:ascii="Times New Roman" w:hAnsi="Times New Roman" w:cs="Times New Roman"/>
          <w:sz w:val="20"/>
          <w:szCs w:val="20"/>
        </w:rPr>
        <w:t xml:space="preserve"> means standard error of the </w:t>
      </w:r>
      <w:r>
        <w:rPr>
          <w:rFonts w:ascii="Times New Roman" w:hAnsi="Times New Roman" w:cs="Times New Roman" w:hint="eastAsia"/>
          <w:sz w:val="20"/>
          <w:szCs w:val="20"/>
        </w:rPr>
        <w:t xml:space="preserve">averaged </w:t>
      </w:r>
      <w:r w:rsidRPr="00D77245">
        <w:rPr>
          <w:rFonts w:ascii="Times New Roman" w:hAnsi="Times New Roman" w:cs="Times New Roman"/>
          <w:sz w:val="20"/>
          <w:szCs w:val="20"/>
        </w:rPr>
        <w:t>PHS phenotype</w:t>
      </w:r>
    </w:p>
    <w:p w14:paraId="54AB9E25" w14:textId="77777777"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
    <w:p w14:paraId="22018B11" w14:textId="77777777" w:rsidR="000553D9" w:rsidRDefault="000553D9" w:rsidP="006814D8">
      <w:pPr>
        <w:tabs>
          <w:tab w:val="left" w:pos="2835"/>
          <w:tab w:val="left" w:pos="2977"/>
          <w:tab w:val="left" w:pos="3402"/>
        </w:tabs>
        <w:ind w:rightChars="345" w:right="828" w:hanging="1"/>
        <w:contextualSpacing/>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br w:type="page"/>
      </w:r>
    </w:p>
    <w:p w14:paraId="56DEE129" w14:textId="10BC4722" w:rsidR="008B40F5" w:rsidRDefault="008B40F5" w:rsidP="006814D8">
      <w:pPr>
        <w:tabs>
          <w:tab w:val="left" w:pos="2835"/>
          <w:tab w:val="left" w:pos="2977"/>
          <w:tab w:val="left" w:pos="3402"/>
        </w:tabs>
        <w:ind w:rightChars="345" w:right="828" w:hanging="1"/>
        <w:contextualSpacing/>
        <w:rPr>
          <w:rFonts w:ascii="Times New Roman" w:hAnsi="Times New Roman" w:cs="Times New Roman"/>
        </w:rPr>
      </w:pPr>
      <w:r w:rsidRPr="004202F5">
        <w:rPr>
          <w:rFonts w:ascii="Times New Roman" w:eastAsia="Times New Roman" w:hAnsi="Times New Roman" w:cs="Times New Roman"/>
          <w:b/>
          <w:color w:val="000000"/>
          <w:sz w:val="20"/>
          <w:szCs w:val="20"/>
        </w:rPr>
        <w:t>Table 5</w:t>
      </w:r>
      <w:r w:rsidRPr="004202F5">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C</w:t>
      </w:r>
      <w:r w:rsidRPr="004202F5">
        <w:rPr>
          <w:rFonts w:ascii="Times New Roman" w:eastAsia="Times New Roman" w:hAnsi="Times New Roman" w:cs="Times New Roman"/>
          <w:color w:val="000000"/>
          <w:sz w:val="20"/>
          <w:szCs w:val="20"/>
        </w:rPr>
        <w:t xml:space="preserve">orrelation analysis between casual SNPs and </w:t>
      </w:r>
      <w:r>
        <w:rPr>
          <w:rFonts w:ascii="Times New Roman" w:eastAsia="Times New Roman" w:hAnsi="Times New Roman" w:cs="Times New Roman"/>
          <w:color w:val="000000"/>
          <w:sz w:val="20"/>
          <w:szCs w:val="20"/>
        </w:rPr>
        <w:t xml:space="preserve">pre-harvest </w:t>
      </w:r>
      <w:r w:rsidRPr="004202F5">
        <w:rPr>
          <w:rFonts w:ascii="Times New Roman" w:eastAsia="Times New Roman" w:hAnsi="Times New Roman" w:cs="Times New Roman"/>
          <w:color w:val="000000"/>
          <w:sz w:val="20"/>
          <w:szCs w:val="20"/>
        </w:rPr>
        <w:t xml:space="preserve">sprouting </w:t>
      </w:r>
      <w:r>
        <w:rPr>
          <w:rFonts w:ascii="Times New Roman" w:eastAsia="Times New Roman" w:hAnsi="Times New Roman" w:cs="Times New Roman"/>
          <w:color w:val="000000"/>
          <w:sz w:val="20"/>
          <w:szCs w:val="20"/>
        </w:rPr>
        <w:t xml:space="preserve">rate </w:t>
      </w:r>
      <w:r w:rsidRPr="004202F5">
        <w:rPr>
          <w:rFonts w:ascii="Times New Roman" w:eastAsia="Times New Roman" w:hAnsi="Times New Roman" w:cs="Times New Roman"/>
          <w:color w:val="000000"/>
          <w:sz w:val="20"/>
          <w:szCs w:val="20"/>
        </w:rPr>
        <w:t>(SPR) and germination (GI)</w:t>
      </w:r>
      <w:r>
        <w:rPr>
          <w:rFonts w:ascii="Times New Roman" w:eastAsia="Times New Roman" w:hAnsi="Times New Roman" w:cs="Times New Roman"/>
          <w:color w:val="000000"/>
          <w:sz w:val="20"/>
          <w:szCs w:val="20"/>
        </w:rPr>
        <w:t xml:space="preserve"> of a set of</w:t>
      </w:r>
      <w:r w:rsidRPr="004202F5">
        <w:rPr>
          <w:rFonts w:ascii="Times New Roman" w:eastAsia="Times New Roman" w:hAnsi="Times New Roman" w:cs="Times New Roman"/>
          <w:color w:val="000000"/>
          <w:sz w:val="20"/>
          <w:szCs w:val="20"/>
        </w:rPr>
        <w:t xml:space="preserve"> </w:t>
      </w:r>
      <w:r w:rsidRPr="007C1DDE">
        <w:rPr>
          <w:rFonts w:ascii="Times New Roman" w:hAnsi="Times New Roman" w:cs="Times New Roman"/>
        </w:rPr>
        <w:t>breeding lines</w:t>
      </w:r>
    </w:p>
    <w:tbl>
      <w:tblPr>
        <w:tblW w:w="7660" w:type="dxa"/>
        <w:tblInd w:w="108" w:type="dxa"/>
        <w:tblLook w:val="04A0" w:firstRow="1" w:lastRow="0" w:firstColumn="1" w:lastColumn="0" w:noHBand="0" w:noVBand="1"/>
      </w:tblPr>
      <w:tblGrid>
        <w:gridCol w:w="2820"/>
        <w:gridCol w:w="1940"/>
        <w:gridCol w:w="1420"/>
        <w:gridCol w:w="1480"/>
      </w:tblGrid>
      <w:tr w:rsidR="008B40F5" w:rsidRPr="00C34144" w14:paraId="6E7B5757" w14:textId="77777777" w:rsidTr="00C34144">
        <w:trPr>
          <w:trHeight w:val="300"/>
        </w:trPr>
        <w:tc>
          <w:tcPr>
            <w:tcW w:w="2820" w:type="dxa"/>
            <w:tcBorders>
              <w:top w:val="single" w:sz="4" w:space="0" w:color="auto"/>
              <w:left w:val="nil"/>
              <w:bottom w:val="single" w:sz="4" w:space="0" w:color="auto"/>
              <w:right w:val="nil"/>
            </w:tcBorders>
            <w:shd w:val="clear" w:color="auto" w:fill="auto"/>
            <w:noWrap/>
            <w:vAlign w:val="center"/>
            <w:hideMark/>
          </w:tcPr>
          <w:p w14:paraId="3F70B511" w14:textId="77777777" w:rsidR="008B40F5" w:rsidRPr="00C34144"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r w:rsidRPr="00C34144">
              <w:rPr>
                <w:rFonts w:ascii="Times New Roman" w:eastAsia="Times New Roman" w:hAnsi="Times New Roman" w:cs="Times New Roman"/>
                <w:b/>
                <w:bCs/>
                <w:color w:val="000000"/>
                <w:kern w:val="0"/>
                <w:sz w:val="20"/>
                <w:szCs w:val="20"/>
                <w:lang w:eastAsia="en-US"/>
              </w:rPr>
              <w:t>SNP</w:t>
            </w:r>
          </w:p>
        </w:tc>
        <w:tc>
          <w:tcPr>
            <w:tcW w:w="1940" w:type="dxa"/>
            <w:tcBorders>
              <w:top w:val="single" w:sz="4" w:space="0" w:color="auto"/>
              <w:left w:val="nil"/>
              <w:bottom w:val="single" w:sz="4" w:space="0" w:color="auto"/>
              <w:right w:val="nil"/>
            </w:tcBorders>
            <w:shd w:val="clear" w:color="auto" w:fill="auto"/>
            <w:noWrap/>
            <w:vAlign w:val="center"/>
            <w:hideMark/>
          </w:tcPr>
          <w:p w14:paraId="61DF187A" w14:textId="77777777" w:rsidR="008B40F5" w:rsidRPr="00C34144"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r w:rsidRPr="00C34144">
              <w:rPr>
                <w:rFonts w:ascii="Times New Roman" w:eastAsia="Times New Roman" w:hAnsi="Times New Roman" w:cs="Times New Roman"/>
                <w:b/>
                <w:bCs/>
                <w:color w:val="000000"/>
                <w:kern w:val="0"/>
                <w:sz w:val="20"/>
                <w:szCs w:val="20"/>
                <w:lang w:eastAsia="en-US"/>
              </w:rPr>
              <w:t xml:space="preserve">Location </w:t>
            </w:r>
          </w:p>
        </w:tc>
        <w:tc>
          <w:tcPr>
            <w:tcW w:w="1420" w:type="dxa"/>
            <w:tcBorders>
              <w:top w:val="single" w:sz="4" w:space="0" w:color="auto"/>
              <w:left w:val="nil"/>
              <w:bottom w:val="single" w:sz="4" w:space="0" w:color="auto"/>
              <w:right w:val="nil"/>
            </w:tcBorders>
            <w:shd w:val="clear" w:color="auto" w:fill="auto"/>
            <w:noWrap/>
            <w:vAlign w:val="center"/>
            <w:hideMark/>
          </w:tcPr>
          <w:p w14:paraId="46BAEF37" w14:textId="77777777" w:rsidR="008B40F5" w:rsidRPr="00C34144"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proofErr w:type="spellStart"/>
            <w:proofErr w:type="gramStart"/>
            <w:r w:rsidRPr="00C34144">
              <w:rPr>
                <w:rFonts w:ascii="Times New Roman" w:eastAsia="Times New Roman" w:hAnsi="Times New Roman" w:cs="Times New Roman"/>
                <w:b/>
                <w:bCs/>
                <w:color w:val="000000"/>
                <w:kern w:val="0"/>
                <w:sz w:val="20"/>
                <w:szCs w:val="20"/>
                <w:lang w:eastAsia="en-US"/>
              </w:rPr>
              <w:t>r</w:t>
            </w:r>
            <w:r w:rsidRPr="00C34144">
              <w:rPr>
                <w:rFonts w:ascii="Times New Roman" w:eastAsia="Times New Roman" w:hAnsi="Times New Roman" w:cs="Times New Roman"/>
                <w:b/>
                <w:bCs/>
                <w:color w:val="000000"/>
                <w:kern w:val="0"/>
                <w:sz w:val="20"/>
                <w:szCs w:val="20"/>
                <w:vertAlign w:val="superscript"/>
                <w:lang w:eastAsia="en-US"/>
              </w:rPr>
              <w:t>a</w:t>
            </w:r>
            <w:proofErr w:type="spellEnd"/>
            <w:proofErr w:type="gramEnd"/>
            <w:r w:rsidRPr="00C34144">
              <w:rPr>
                <w:rFonts w:ascii="Times New Roman" w:eastAsia="Times New Roman" w:hAnsi="Times New Roman" w:cs="Times New Roman"/>
                <w:b/>
                <w:bCs/>
                <w:color w:val="000000"/>
                <w:kern w:val="0"/>
                <w:sz w:val="20"/>
                <w:szCs w:val="20"/>
                <w:lang w:eastAsia="en-US"/>
              </w:rPr>
              <w:t xml:space="preserve"> of SPR</w:t>
            </w:r>
          </w:p>
        </w:tc>
        <w:tc>
          <w:tcPr>
            <w:tcW w:w="1480" w:type="dxa"/>
            <w:tcBorders>
              <w:top w:val="single" w:sz="4" w:space="0" w:color="auto"/>
              <w:left w:val="nil"/>
              <w:bottom w:val="single" w:sz="4" w:space="0" w:color="auto"/>
              <w:right w:val="nil"/>
            </w:tcBorders>
            <w:shd w:val="clear" w:color="auto" w:fill="auto"/>
            <w:noWrap/>
            <w:vAlign w:val="center"/>
            <w:hideMark/>
          </w:tcPr>
          <w:p w14:paraId="0C77E43B" w14:textId="77777777" w:rsidR="008B40F5" w:rsidRPr="00C34144"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proofErr w:type="gramStart"/>
            <w:r w:rsidRPr="00C34144">
              <w:rPr>
                <w:rFonts w:ascii="Times New Roman" w:eastAsia="Times New Roman" w:hAnsi="Times New Roman" w:cs="Times New Roman"/>
                <w:b/>
                <w:bCs/>
                <w:color w:val="000000"/>
                <w:kern w:val="0"/>
                <w:sz w:val="20"/>
                <w:szCs w:val="20"/>
                <w:lang w:eastAsia="en-US"/>
              </w:rPr>
              <w:t>r</w:t>
            </w:r>
            <w:proofErr w:type="gramEnd"/>
            <w:r w:rsidRPr="00C34144">
              <w:rPr>
                <w:rFonts w:ascii="Times New Roman" w:eastAsia="Times New Roman" w:hAnsi="Times New Roman" w:cs="Times New Roman"/>
                <w:b/>
                <w:bCs/>
                <w:color w:val="000000"/>
                <w:kern w:val="0"/>
                <w:sz w:val="20"/>
                <w:szCs w:val="20"/>
                <w:lang w:eastAsia="en-US"/>
              </w:rPr>
              <w:t xml:space="preserve"> of GI</w:t>
            </w:r>
          </w:p>
        </w:tc>
      </w:tr>
      <w:tr w:rsidR="008B40F5" w:rsidRPr="00C34144" w14:paraId="5D97D95D" w14:textId="77777777" w:rsidTr="00C34144">
        <w:trPr>
          <w:trHeight w:val="315"/>
        </w:trPr>
        <w:tc>
          <w:tcPr>
            <w:tcW w:w="2820" w:type="dxa"/>
            <w:tcBorders>
              <w:top w:val="nil"/>
              <w:left w:val="nil"/>
              <w:bottom w:val="nil"/>
              <w:right w:val="nil"/>
            </w:tcBorders>
            <w:shd w:val="clear" w:color="auto" w:fill="auto"/>
            <w:noWrap/>
            <w:vAlign w:val="center"/>
            <w:hideMark/>
          </w:tcPr>
          <w:p w14:paraId="0CD28F62" w14:textId="77777777"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SNP</w:t>
            </w:r>
            <w:r w:rsidRPr="00C34144">
              <w:rPr>
                <w:rFonts w:ascii="Times New Roman" w:eastAsia="Times New Roman" w:hAnsi="Times New Roman" w:cs="Times New Roman"/>
                <w:color w:val="000000"/>
                <w:kern w:val="0"/>
                <w:lang w:eastAsia="en-US"/>
              </w:rPr>
              <w:t>-222</w:t>
            </w:r>
          </w:p>
        </w:tc>
        <w:tc>
          <w:tcPr>
            <w:tcW w:w="1940" w:type="dxa"/>
            <w:tcBorders>
              <w:top w:val="nil"/>
              <w:left w:val="nil"/>
              <w:bottom w:val="nil"/>
              <w:right w:val="nil"/>
            </w:tcBorders>
            <w:shd w:val="clear" w:color="auto" w:fill="auto"/>
            <w:noWrap/>
            <w:vAlign w:val="center"/>
            <w:hideMark/>
          </w:tcPr>
          <w:p w14:paraId="04D34FF0" w14:textId="77777777"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sidRPr="00C34144">
              <w:rPr>
                <w:rFonts w:ascii="Times New Roman" w:eastAsia="Times New Roman" w:hAnsi="Times New Roman" w:cs="Times New Roman"/>
                <w:color w:val="000000"/>
                <w:kern w:val="0"/>
                <w:lang w:eastAsia="en-US"/>
              </w:rPr>
              <w:t>Promoter</w:t>
            </w:r>
          </w:p>
        </w:tc>
        <w:tc>
          <w:tcPr>
            <w:tcW w:w="1420" w:type="dxa"/>
            <w:tcBorders>
              <w:top w:val="nil"/>
              <w:left w:val="nil"/>
              <w:bottom w:val="nil"/>
              <w:right w:val="nil"/>
            </w:tcBorders>
            <w:shd w:val="clear" w:color="auto" w:fill="auto"/>
            <w:noWrap/>
            <w:vAlign w:val="bottom"/>
            <w:hideMark/>
          </w:tcPr>
          <w:p w14:paraId="39AE598B" w14:textId="77777777" w:rsidR="008B40F5" w:rsidRPr="00C34144" w:rsidRDefault="008B40F5" w:rsidP="006814D8">
            <w:pPr>
              <w:widowControl/>
              <w:contextualSpacing/>
              <w:jc w:val="center"/>
              <w:rPr>
                <w:rFonts w:ascii="Calibri" w:eastAsia="Times New Roman" w:hAnsi="Calibri" w:cs="Times New Roman"/>
                <w:color w:val="000000"/>
                <w:kern w:val="0"/>
                <w:lang w:eastAsia="en-US"/>
              </w:rPr>
            </w:pPr>
            <w:r w:rsidRPr="00C34144">
              <w:rPr>
                <w:rFonts w:ascii="Calibri" w:eastAsia="Times New Roman" w:hAnsi="Calibri" w:cs="Times New Roman"/>
                <w:color w:val="000000"/>
                <w:kern w:val="0"/>
                <w:lang w:eastAsia="en-US"/>
              </w:rPr>
              <w:t>0.53</w:t>
            </w:r>
          </w:p>
        </w:tc>
        <w:tc>
          <w:tcPr>
            <w:tcW w:w="1480" w:type="dxa"/>
            <w:tcBorders>
              <w:top w:val="nil"/>
              <w:left w:val="nil"/>
              <w:bottom w:val="nil"/>
              <w:right w:val="nil"/>
            </w:tcBorders>
            <w:shd w:val="clear" w:color="auto" w:fill="auto"/>
            <w:noWrap/>
            <w:vAlign w:val="bottom"/>
            <w:hideMark/>
          </w:tcPr>
          <w:p w14:paraId="70ADFB8A" w14:textId="77777777" w:rsidR="008B40F5" w:rsidRPr="00C34144" w:rsidRDefault="008B40F5" w:rsidP="006814D8">
            <w:pPr>
              <w:widowControl/>
              <w:contextualSpacing/>
              <w:jc w:val="center"/>
              <w:rPr>
                <w:rFonts w:ascii="Calibri" w:eastAsia="Times New Roman" w:hAnsi="Calibri" w:cs="Times New Roman"/>
                <w:color w:val="000000"/>
                <w:kern w:val="0"/>
                <w:lang w:eastAsia="en-US"/>
              </w:rPr>
            </w:pPr>
            <w:r w:rsidRPr="00C34144">
              <w:rPr>
                <w:rFonts w:ascii="Calibri" w:eastAsia="Times New Roman" w:hAnsi="Calibri" w:cs="Times New Roman"/>
                <w:color w:val="000000"/>
                <w:kern w:val="0"/>
                <w:lang w:eastAsia="en-US"/>
              </w:rPr>
              <w:t>0.51</w:t>
            </w:r>
          </w:p>
        </w:tc>
      </w:tr>
      <w:tr w:rsidR="008B40F5" w:rsidRPr="00C34144" w14:paraId="600BBA43" w14:textId="77777777" w:rsidTr="00C34144">
        <w:trPr>
          <w:trHeight w:val="315"/>
        </w:trPr>
        <w:tc>
          <w:tcPr>
            <w:tcW w:w="2820" w:type="dxa"/>
            <w:tcBorders>
              <w:top w:val="nil"/>
              <w:left w:val="nil"/>
              <w:bottom w:val="nil"/>
              <w:right w:val="nil"/>
            </w:tcBorders>
            <w:shd w:val="clear" w:color="auto" w:fill="auto"/>
            <w:noWrap/>
            <w:vAlign w:val="center"/>
            <w:hideMark/>
          </w:tcPr>
          <w:p w14:paraId="257AA4EC" w14:textId="77777777"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SNP</w:t>
            </w:r>
            <w:r w:rsidRPr="00C34144">
              <w:rPr>
                <w:rFonts w:ascii="Times New Roman" w:eastAsia="Times New Roman" w:hAnsi="Times New Roman" w:cs="Times New Roman"/>
                <w:color w:val="000000"/>
                <w:kern w:val="0"/>
                <w:lang w:eastAsia="en-US"/>
              </w:rPr>
              <w:t>+</w:t>
            </w:r>
            <w:r>
              <w:rPr>
                <w:rFonts w:ascii="Times New Roman" w:eastAsia="Times New Roman" w:hAnsi="Times New Roman" w:cs="Times New Roman"/>
                <w:color w:val="000000"/>
                <w:kern w:val="0"/>
                <w:lang w:eastAsia="en-US"/>
              </w:rPr>
              <w:t>1587</w:t>
            </w:r>
          </w:p>
        </w:tc>
        <w:tc>
          <w:tcPr>
            <w:tcW w:w="1940" w:type="dxa"/>
            <w:tcBorders>
              <w:top w:val="nil"/>
              <w:left w:val="nil"/>
              <w:bottom w:val="nil"/>
              <w:right w:val="nil"/>
            </w:tcBorders>
            <w:shd w:val="clear" w:color="auto" w:fill="auto"/>
            <w:noWrap/>
            <w:vAlign w:val="center"/>
            <w:hideMark/>
          </w:tcPr>
          <w:p w14:paraId="6D15A6EE" w14:textId="77777777"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sidRPr="00C34144">
              <w:rPr>
                <w:rFonts w:ascii="Times New Roman" w:eastAsia="Times New Roman" w:hAnsi="Times New Roman" w:cs="Times New Roman"/>
                <w:color w:val="000000"/>
                <w:kern w:val="0"/>
                <w:lang w:eastAsia="en-US"/>
              </w:rPr>
              <w:t>Coding region</w:t>
            </w:r>
          </w:p>
        </w:tc>
        <w:tc>
          <w:tcPr>
            <w:tcW w:w="1420" w:type="dxa"/>
            <w:tcBorders>
              <w:top w:val="nil"/>
              <w:left w:val="nil"/>
              <w:bottom w:val="nil"/>
              <w:right w:val="nil"/>
            </w:tcBorders>
            <w:shd w:val="clear" w:color="auto" w:fill="auto"/>
            <w:noWrap/>
            <w:vAlign w:val="bottom"/>
            <w:hideMark/>
          </w:tcPr>
          <w:p w14:paraId="72B1F750" w14:textId="77777777" w:rsidR="008B40F5" w:rsidRPr="00C34144" w:rsidRDefault="008B40F5" w:rsidP="006814D8">
            <w:pPr>
              <w:widowControl/>
              <w:contextualSpacing/>
              <w:jc w:val="center"/>
              <w:rPr>
                <w:rFonts w:ascii="Calibri" w:eastAsia="Times New Roman" w:hAnsi="Calibri" w:cs="Times New Roman"/>
                <w:color w:val="000000"/>
                <w:kern w:val="0"/>
                <w:lang w:eastAsia="en-US"/>
              </w:rPr>
            </w:pPr>
            <w:r w:rsidRPr="00C34144">
              <w:rPr>
                <w:rFonts w:ascii="Calibri" w:eastAsia="Times New Roman" w:hAnsi="Calibri" w:cs="Times New Roman"/>
                <w:color w:val="000000"/>
                <w:kern w:val="0"/>
                <w:lang w:eastAsia="en-US"/>
              </w:rPr>
              <w:t>0.13</w:t>
            </w:r>
          </w:p>
        </w:tc>
        <w:tc>
          <w:tcPr>
            <w:tcW w:w="1480" w:type="dxa"/>
            <w:tcBorders>
              <w:top w:val="nil"/>
              <w:left w:val="nil"/>
              <w:bottom w:val="nil"/>
              <w:right w:val="nil"/>
            </w:tcBorders>
            <w:shd w:val="clear" w:color="auto" w:fill="auto"/>
            <w:noWrap/>
            <w:vAlign w:val="bottom"/>
            <w:hideMark/>
          </w:tcPr>
          <w:p w14:paraId="3069A5D5" w14:textId="77777777" w:rsidR="008B40F5" w:rsidRPr="00C34144" w:rsidRDefault="008B40F5" w:rsidP="006814D8">
            <w:pPr>
              <w:widowControl/>
              <w:contextualSpacing/>
              <w:jc w:val="center"/>
              <w:rPr>
                <w:rFonts w:ascii="Calibri" w:eastAsia="Times New Roman" w:hAnsi="Calibri" w:cs="Times New Roman"/>
                <w:color w:val="000000"/>
                <w:kern w:val="0"/>
                <w:lang w:eastAsia="en-US"/>
              </w:rPr>
            </w:pPr>
            <w:r w:rsidRPr="00C34144">
              <w:rPr>
                <w:rFonts w:ascii="Calibri" w:eastAsia="Times New Roman" w:hAnsi="Calibri" w:cs="Times New Roman"/>
                <w:color w:val="000000"/>
                <w:kern w:val="0"/>
                <w:lang w:eastAsia="en-US"/>
              </w:rPr>
              <w:t>0.12</w:t>
            </w:r>
          </w:p>
        </w:tc>
      </w:tr>
      <w:tr w:rsidR="008B40F5" w:rsidRPr="00C34144" w14:paraId="39A6E3CC" w14:textId="77777777" w:rsidTr="00C34144">
        <w:trPr>
          <w:trHeight w:val="315"/>
        </w:trPr>
        <w:tc>
          <w:tcPr>
            <w:tcW w:w="2820" w:type="dxa"/>
            <w:tcBorders>
              <w:top w:val="nil"/>
              <w:left w:val="nil"/>
              <w:bottom w:val="single" w:sz="4" w:space="0" w:color="auto"/>
              <w:right w:val="nil"/>
            </w:tcBorders>
            <w:shd w:val="clear" w:color="auto" w:fill="auto"/>
            <w:vAlign w:val="center"/>
            <w:hideMark/>
          </w:tcPr>
          <w:p w14:paraId="3CF58D08" w14:textId="0A621AE1"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SNP</w:t>
            </w:r>
            <w:r w:rsidRPr="00C34144">
              <w:rPr>
                <w:rFonts w:ascii="Times New Roman" w:eastAsia="Times New Roman" w:hAnsi="Times New Roman" w:cs="Times New Roman"/>
                <w:color w:val="000000"/>
                <w:kern w:val="0"/>
                <w:lang w:eastAsia="en-US"/>
              </w:rPr>
              <w:t>+</w:t>
            </w:r>
            <w:r>
              <w:rPr>
                <w:rFonts w:ascii="Times New Roman" w:eastAsia="Times New Roman" w:hAnsi="Times New Roman" w:cs="Times New Roman"/>
                <w:color w:val="000000"/>
                <w:kern w:val="0"/>
                <w:lang w:eastAsia="en-US"/>
              </w:rPr>
              <w:t>1</w:t>
            </w:r>
            <w:r>
              <w:rPr>
                <w:rFonts w:ascii="Times New Roman" w:eastAsia="Times New Roman" w:hAnsi="Times New Roman" w:cs="Times New Roman" w:hint="eastAsia"/>
                <w:color w:val="000000"/>
                <w:kern w:val="0"/>
              </w:rPr>
              <w:t>60</w:t>
            </w:r>
            <w:r>
              <w:rPr>
                <w:rFonts w:ascii="Times New Roman" w:eastAsia="Times New Roman" w:hAnsi="Times New Roman" w:cs="Times New Roman"/>
                <w:color w:val="000000"/>
                <w:kern w:val="0"/>
                <w:lang w:eastAsia="en-US"/>
              </w:rPr>
              <w:t>7</w:t>
            </w:r>
          </w:p>
        </w:tc>
        <w:tc>
          <w:tcPr>
            <w:tcW w:w="1940" w:type="dxa"/>
            <w:tcBorders>
              <w:top w:val="nil"/>
              <w:left w:val="nil"/>
              <w:bottom w:val="single" w:sz="4" w:space="0" w:color="auto"/>
              <w:right w:val="nil"/>
            </w:tcBorders>
            <w:shd w:val="clear" w:color="auto" w:fill="auto"/>
            <w:vAlign w:val="center"/>
            <w:hideMark/>
          </w:tcPr>
          <w:p w14:paraId="33304CF1" w14:textId="77777777"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sidRPr="00C34144">
              <w:rPr>
                <w:rFonts w:ascii="Times New Roman" w:eastAsia="Times New Roman" w:hAnsi="Times New Roman" w:cs="Times New Roman"/>
                <w:color w:val="000000"/>
                <w:kern w:val="0"/>
                <w:lang w:eastAsia="en-US"/>
              </w:rPr>
              <w:t>Coding region</w:t>
            </w:r>
          </w:p>
        </w:tc>
        <w:tc>
          <w:tcPr>
            <w:tcW w:w="1420" w:type="dxa"/>
            <w:tcBorders>
              <w:top w:val="nil"/>
              <w:left w:val="nil"/>
              <w:bottom w:val="single" w:sz="4" w:space="0" w:color="auto"/>
              <w:right w:val="nil"/>
            </w:tcBorders>
            <w:shd w:val="clear" w:color="auto" w:fill="auto"/>
            <w:vAlign w:val="center"/>
            <w:hideMark/>
          </w:tcPr>
          <w:p w14:paraId="5F0475A4" w14:textId="77777777"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sidRPr="00C34144">
              <w:rPr>
                <w:rFonts w:ascii="Times New Roman" w:eastAsia="Times New Roman" w:hAnsi="Times New Roman" w:cs="Times New Roman"/>
                <w:color w:val="000000"/>
                <w:kern w:val="0"/>
                <w:lang w:eastAsia="en-US"/>
              </w:rPr>
              <w:t>0.20</w:t>
            </w:r>
          </w:p>
        </w:tc>
        <w:tc>
          <w:tcPr>
            <w:tcW w:w="1480" w:type="dxa"/>
            <w:tcBorders>
              <w:top w:val="nil"/>
              <w:left w:val="nil"/>
              <w:bottom w:val="single" w:sz="4" w:space="0" w:color="auto"/>
              <w:right w:val="nil"/>
            </w:tcBorders>
            <w:shd w:val="clear" w:color="auto" w:fill="auto"/>
            <w:vAlign w:val="center"/>
            <w:hideMark/>
          </w:tcPr>
          <w:p w14:paraId="49220858" w14:textId="77777777" w:rsidR="008B40F5" w:rsidRPr="00C34144" w:rsidRDefault="008B40F5" w:rsidP="006814D8">
            <w:pPr>
              <w:widowControl/>
              <w:contextualSpacing/>
              <w:jc w:val="center"/>
              <w:rPr>
                <w:rFonts w:ascii="Times New Roman" w:eastAsia="Times New Roman" w:hAnsi="Times New Roman" w:cs="Times New Roman"/>
                <w:color w:val="000000"/>
                <w:kern w:val="0"/>
                <w:lang w:eastAsia="en-US"/>
              </w:rPr>
            </w:pPr>
            <w:r w:rsidRPr="00C34144">
              <w:rPr>
                <w:rFonts w:ascii="Times New Roman" w:eastAsia="Times New Roman" w:hAnsi="Times New Roman" w:cs="Times New Roman"/>
                <w:color w:val="000000"/>
                <w:kern w:val="0"/>
                <w:lang w:eastAsia="en-US"/>
              </w:rPr>
              <w:t>0.18</w:t>
            </w:r>
          </w:p>
        </w:tc>
      </w:tr>
    </w:tbl>
    <w:p w14:paraId="527DDC0E" w14:textId="77777777" w:rsidR="008B40F5" w:rsidRPr="004202F5" w:rsidRDefault="008B40F5" w:rsidP="006814D8">
      <w:pPr>
        <w:tabs>
          <w:tab w:val="left" w:pos="2835"/>
          <w:tab w:val="left" w:pos="2977"/>
          <w:tab w:val="left" w:pos="3402"/>
        </w:tabs>
        <w:ind w:rightChars="345" w:right="828"/>
        <w:contextualSpacing/>
        <w:rPr>
          <w:rFonts w:ascii="Times New Roman" w:hAnsi="Times New Roman" w:cs="Times New Roman"/>
          <w:sz w:val="20"/>
          <w:szCs w:val="20"/>
        </w:rPr>
      </w:pPr>
      <w:proofErr w:type="gramStart"/>
      <w:r w:rsidRPr="004202F5">
        <w:rPr>
          <w:rFonts w:ascii="Times New Roman" w:hAnsi="Times New Roman" w:cs="Times New Roman" w:hint="eastAsia"/>
          <w:sz w:val="20"/>
          <w:szCs w:val="20"/>
          <w:vertAlign w:val="superscript"/>
        </w:rPr>
        <w:t>a</w:t>
      </w:r>
      <w:proofErr w:type="gramEnd"/>
      <w:r w:rsidRPr="004202F5">
        <w:rPr>
          <w:rFonts w:ascii="Times New Roman" w:hAnsi="Times New Roman" w:cs="Times New Roman"/>
          <w:sz w:val="20"/>
          <w:szCs w:val="20"/>
        </w:rPr>
        <w:t xml:space="preserve"> </w:t>
      </w:r>
      <w:r w:rsidRPr="004202F5">
        <w:rPr>
          <w:rFonts w:ascii="Times New Roman" w:hAnsi="Times New Roman" w:cs="Times New Roman" w:hint="eastAsia"/>
          <w:sz w:val="20"/>
          <w:szCs w:val="20"/>
        </w:rPr>
        <w:t>r</w:t>
      </w:r>
      <w:r w:rsidRPr="004202F5">
        <w:rPr>
          <w:rFonts w:ascii="Times New Roman" w:hAnsi="Times New Roman" w:cs="Times New Roman"/>
          <w:sz w:val="20"/>
          <w:szCs w:val="20"/>
        </w:rPr>
        <w:t xml:space="preserve"> is the </w:t>
      </w:r>
      <w:commentRangeStart w:id="393"/>
      <w:r w:rsidRPr="004202F5">
        <w:rPr>
          <w:rFonts w:ascii="Times New Roman" w:hAnsi="Times New Roman" w:cs="Times New Roman"/>
          <w:sz w:val="20"/>
          <w:szCs w:val="20"/>
        </w:rPr>
        <w:t>correlation coefficient</w:t>
      </w:r>
      <w:commentRangeEnd w:id="393"/>
      <w:r>
        <w:rPr>
          <w:rStyle w:val="ab"/>
        </w:rPr>
        <w:commentReference w:id="393"/>
      </w:r>
    </w:p>
    <w:p w14:paraId="48F22654"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b/>
          <w:sz w:val="20"/>
          <w:szCs w:val="20"/>
        </w:rPr>
      </w:pPr>
    </w:p>
    <w:p w14:paraId="78F99DE7"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sz w:val="20"/>
          <w:szCs w:val="20"/>
        </w:rPr>
      </w:pPr>
      <w:r>
        <w:rPr>
          <w:rFonts w:ascii="Times New Roman" w:hAnsi="Times New Roman" w:cs="Times New Roman"/>
          <w:b/>
          <w:sz w:val="20"/>
          <w:szCs w:val="20"/>
        </w:rPr>
        <w:br w:type="page"/>
      </w:r>
    </w:p>
    <w:p w14:paraId="416FE1D9" w14:textId="406B8C7E" w:rsidR="008B40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4202F5">
        <w:rPr>
          <w:rFonts w:ascii="Times New Roman" w:hAnsi="Times New Roman" w:cs="Times New Roman"/>
          <w:b/>
          <w:sz w:val="20"/>
          <w:szCs w:val="20"/>
        </w:rPr>
        <w:t>Table 6</w:t>
      </w:r>
      <w:r w:rsidRPr="004202F5">
        <w:rPr>
          <w:rFonts w:ascii="Times New Roman" w:hAnsi="Times New Roman" w:cs="Times New Roman"/>
          <w:sz w:val="20"/>
          <w:szCs w:val="20"/>
        </w:rPr>
        <w:t xml:space="preserve"> Mean </w:t>
      </w:r>
      <w:r>
        <w:rPr>
          <w:rFonts w:ascii="Times New Roman" w:hAnsi="Times New Roman" w:cs="Times New Roman"/>
          <w:sz w:val="20"/>
          <w:szCs w:val="20"/>
        </w:rPr>
        <w:t xml:space="preserve">pre-harvest </w:t>
      </w:r>
      <w:r w:rsidRPr="004202F5">
        <w:rPr>
          <w:rFonts w:ascii="Times New Roman" w:hAnsi="Times New Roman" w:cs="Times New Roman"/>
          <w:sz w:val="20"/>
          <w:szCs w:val="20"/>
        </w:rPr>
        <w:t>sprouting rate (SPR) and germination index (GI) of different haplotypes among advanced breeding lines</w:t>
      </w:r>
    </w:p>
    <w:tbl>
      <w:tblPr>
        <w:tblW w:w="6763" w:type="dxa"/>
        <w:tblInd w:w="108" w:type="dxa"/>
        <w:tblLook w:val="04A0" w:firstRow="1" w:lastRow="0" w:firstColumn="1" w:lastColumn="0" w:noHBand="0" w:noVBand="1"/>
      </w:tblPr>
      <w:tblGrid>
        <w:gridCol w:w="1170"/>
        <w:gridCol w:w="960"/>
        <w:gridCol w:w="1715"/>
        <w:gridCol w:w="1011"/>
        <w:gridCol w:w="1287"/>
        <w:gridCol w:w="913"/>
      </w:tblGrid>
      <w:tr w:rsidR="008B40F5" w:rsidRPr="00FB3548" w14:paraId="18CBF1DA" w14:textId="77777777" w:rsidTr="00FB3548">
        <w:trPr>
          <w:trHeight w:val="360"/>
        </w:trPr>
        <w:tc>
          <w:tcPr>
            <w:tcW w:w="1170" w:type="dxa"/>
            <w:tcBorders>
              <w:top w:val="single" w:sz="4" w:space="0" w:color="auto"/>
              <w:left w:val="nil"/>
              <w:bottom w:val="single" w:sz="4" w:space="0" w:color="auto"/>
              <w:right w:val="nil"/>
            </w:tcBorders>
            <w:shd w:val="clear" w:color="auto" w:fill="auto"/>
            <w:noWrap/>
            <w:vAlign w:val="center"/>
            <w:hideMark/>
          </w:tcPr>
          <w:p w14:paraId="7C3816B9" w14:textId="77777777" w:rsidR="008B40F5" w:rsidRPr="00FB3548"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proofErr w:type="spellStart"/>
            <w:r w:rsidRPr="00FB3548">
              <w:rPr>
                <w:rFonts w:ascii="Times New Roman" w:eastAsia="Times New Roman" w:hAnsi="Times New Roman" w:cs="Times New Roman"/>
                <w:b/>
                <w:bCs/>
                <w:color w:val="000000"/>
                <w:kern w:val="0"/>
                <w:sz w:val="20"/>
                <w:szCs w:val="20"/>
                <w:lang w:eastAsia="en-US"/>
              </w:rPr>
              <w:t>Haplotype</w:t>
            </w:r>
            <w:r w:rsidRPr="00FB3548">
              <w:rPr>
                <w:rFonts w:ascii="Times New Roman" w:eastAsia="Times New Roman" w:hAnsi="Times New Roman" w:cs="Times New Roman"/>
                <w:b/>
                <w:bCs/>
                <w:color w:val="000000"/>
                <w:kern w:val="0"/>
                <w:sz w:val="20"/>
                <w:szCs w:val="20"/>
                <w:vertAlign w:val="superscript"/>
                <w:lang w:eastAsia="en-US"/>
              </w:rPr>
              <w:t>a</w:t>
            </w:r>
            <w:proofErr w:type="spellEnd"/>
          </w:p>
        </w:tc>
        <w:tc>
          <w:tcPr>
            <w:tcW w:w="960" w:type="dxa"/>
            <w:tcBorders>
              <w:top w:val="single" w:sz="4" w:space="0" w:color="auto"/>
              <w:left w:val="nil"/>
              <w:bottom w:val="single" w:sz="4" w:space="0" w:color="auto"/>
              <w:right w:val="nil"/>
            </w:tcBorders>
            <w:shd w:val="clear" w:color="auto" w:fill="auto"/>
            <w:noWrap/>
            <w:vAlign w:val="center"/>
            <w:hideMark/>
          </w:tcPr>
          <w:p w14:paraId="0ECCAFB2" w14:textId="77777777" w:rsidR="008B40F5" w:rsidRPr="00FB3548"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proofErr w:type="spellStart"/>
            <w:r w:rsidRPr="00FB3548">
              <w:rPr>
                <w:rFonts w:ascii="Times New Roman" w:eastAsia="Times New Roman" w:hAnsi="Times New Roman" w:cs="Times New Roman"/>
                <w:b/>
                <w:bCs/>
                <w:color w:val="000000"/>
                <w:kern w:val="0"/>
                <w:sz w:val="20"/>
                <w:szCs w:val="20"/>
                <w:lang w:eastAsia="en-US"/>
              </w:rPr>
              <w:t>N</w:t>
            </w:r>
            <w:r>
              <w:rPr>
                <w:rFonts w:ascii="Times New Roman" w:eastAsia="Times New Roman" w:hAnsi="Times New Roman" w:cs="Times New Roman"/>
                <w:b/>
                <w:bCs/>
                <w:color w:val="000000"/>
                <w:kern w:val="0"/>
                <w:sz w:val="20"/>
                <w:szCs w:val="20"/>
                <w:vertAlign w:val="superscript"/>
                <w:lang w:eastAsia="en-US"/>
              </w:rPr>
              <w:t>b</w:t>
            </w:r>
            <w:proofErr w:type="spellEnd"/>
          </w:p>
        </w:tc>
        <w:tc>
          <w:tcPr>
            <w:tcW w:w="1715" w:type="dxa"/>
            <w:tcBorders>
              <w:top w:val="single" w:sz="4" w:space="0" w:color="auto"/>
              <w:left w:val="nil"/>
              <w:bottom w:val="single" w:sz="4" w:space="0" w:color="auto"/>
              <w:right w:val="nil"/>
            </w:tcBorders>
            <w:shd w:val="clear" w:color="auto" w:fill="auto"/>
            <w:noWrap/>
            <w:vAlign w:val="center"/>
            <w:hideMark/>
          </w:tcPr>
          <w:p w14:paraId="5D7CF623" w14:textId="77777777" w:rsidR="008B40F5" w:rsidRPr="00FB3548"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r w:rsidRPr="00FB3548">
              <w:rPr>
                <w:rFonts w:ascii="Times New Roman" w:eastAsia="Times New Roman" w:hAnsi="Times New Roman" w:cs="Times New Roman"/>
                <w:b/>
                <w:bCs/>
                <w:color w:val="000000"/>
                <w:kern w:val="0"/>
                <w:sz w:val="20"/>
                <w:szCs w:val="20"/>
                <w:lang w:eastAsia="en-US"/>
              </w:rPr>
              <w:t>Mean SPR (%)</w:t>
            </w:r>
          </w:p>
        </w:tc>
        <w:tc>
          <w:tcPr>
            <w:tcW w:w="718" w:type="dxa"/>
            <w:tcBorders>
              <w:top w:val="single" w:sz="4" w:space="0" w:color="auto"/>
              <w:left w:val="nil"/>
              <w:bottom w:val="single" w:sz="4" w:space="0" w:color="auto"/>
              <w:right w:val="nil"/>
            </w:tcBorders>
            <w:shd w:val="clear" w:color="auto" w:fill="auto"/>
            <w:noWrap/>
            <w:vAlign w:val="center"/>
            <w:hideMark/>
          </w:tcPr>
          <w:p w14:paraId="1DFB7894" w14:textId="77777777" w:rsidR="008B40F5" w:rsidRPr="00FB3548"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proofErr w:type="spellStart"/>
            <w:r w:rsidRPr="00FB3548">
              <w:rPr>
                <w:rFonts w:ascii="Times New Roman" w:eastAsia="Times New Roman" w:hAnsi="Times New Roman" w:cs="Times New Roman"/>
                <w:b/>
                <w:bCs/>
                <w:color w:val="000000"/>
                <w:kern w:val="0"/>
                <w:sz w:val="20"/>
                <w:szCs w:val="20"/>
                <w:lang w:eastAsia="en-US"/>
              </w:rPr>
              <w:t>SE</w:t>
            </w:r>
            <w:r w:rsidRPr="00FB3548">
              <w:rPr>
                <w:rFonts w:ascii="Times New Roman" w:eastAsia="Times New Roman" w:hAnsi="Times New Roman" w:cs="Times New Roman"/>
                <w:b/>
                <w:bCs/>
                <w:color w:val="000000"/>
                <w:kern w:val="0"/>
                <w:sz w:val="20"/>
                <w:szCs w:val="20"/>
                <w:vertAlign w:val="superscript"/>
                <w:lang w:eastAsia="en-US"/>
              </w:rPr>
              <w:t>d</w:t>
            </w:r>
            <w:r>
              <w:rPr>
                <w:rFonts w:ascii="Times New Roman" w:eastAsia="Times New Roman" w:hAnsi="Times New Roman" w:cs="Times New Roman"/>
                <w:b/>
                <w:bCs/>
                <w:color w:val="000000"/>
                <w:kern w:val="0"/>
                <w:sz w:val="20"/>
                <w:szCs w:val="20"/>
                <w:lang w:eastAsia="en-US"/>
              </w:rPr>
              <w:t>_S</w:t>
            </w:r>
            <w:r w:rsidRPr="00FB3548">
              <w:rPr>
                <w:rFonts w:ascii="Times New Roman" w:eastAsia="Times New Roman" w:hAnsi="Times New Roman" w:cs="Times New Roman"/>
                <w:b/>
                <w:bCs/>
                <w:color w:val="000000"/>
                <w:kern w:val="0"/>
                <w:sz w:val="20"/>
                <w:szCs w:val="20"/>
                <w:lang w:eastAsia="en-US"/>
              </w:rPr>
              <w:t>PR</w:t>
            </w:r>
            <w:proofErr w:type="spellEnd"/>
          </w:p>
        </w:tc>
        <w:tc>
          <w:tcPr>
            <w:tcW w:w="1287" w:type="dxa"/>
            <w:tcBorders>
              <w:top w:val="single" w:sz="4" w:space="0" w:color="auto"/>
              <w:left w:val="nil"/>
              <w:bottom w:val="single" w:sz="4" w:space="0" w:color="auto"/>
              <w:right w:val="nil"/>
            </w:tcBorders>
            <w:shd w:val="clear" w:color="auto" w:fill="auto"/>
            <w:noWrap/>
            <w:vAlign w:val="bottom"/>
            <w:hideMark/>
          </w:tcPr>
          <w:p w14:paraId="534D93C4" w14:textId="77777777" w:rsidR="008B40F5" w:rsidRPr="00FB3548" w:rsidRDefault="008B40F5" w:rsidP="006814D8">
            <w:pPr>
              <w:widowControl/>
              <w:contextualSpacing/>
              <w:jc w:val="center"/>
              <w:rPr>
                <w:rFonts w:ascii="Calibri" w:eastAsia="Times New Roman" w:hAnsi="Calibri" w:cs="Times New Roman"/>
                <w:b/>
                <w:bCs/>
                <w:color w:val="000000"/>
                <w:kern w:val="0"/>
                <w:sz w:val="22"/>
                <w:szCs w:val="22"/>
                <w:lang w:eastAsia="en-US"/>
              </w:rPr>
            </w:pPr>
            <w:r w:rsidRPr="00FB3548">
              <w:rPr>
                <w:rFonts w:ascii="Calibri" w:eastAsia="Times New Roman" w:hAnsi="Calibri" w:cs="Times New Roman"/>
                <w:b/>
                <w:bCs/>
                <w:color w:val="000000"/>
                <w:kern w:val="0"/>
                <w:sz w:val="22"/>
                <w:szCs w:val="22"/>
                <w:lang w:eastAsia="en-US"/>
              </w:rPr>
              <w:t>Mean GI</w:t>
            </w:r>
          </w:p>
        </w:tc>
        <w:tc>
          <w:tcPr>
            <w:tcW w:w="913" w:type="dxa"/>
            <w:tcBorders>
              <w:top w:val="single" w:sz="4" w:space="0" w:color="auto"/>
              <w:left w:val="nil"/>
              <w:bottom w:val="single" w:sz="4" w:space="0" w:color="auto"/>
              <w:right w:val="nil"/>
            </w:tcBorders>
            <w:shd w:val="clear" w:color="auto" w:fill="auto"/>
            <w:noWrap/>
            <w:vAlign w:val="center"/>
            <w:hideMark/>
          </w:tcPr>
          <w:p w14:paraId="622AA36A" w14:textId="77777777" w:rsidR="008B40F5" w:rsidRPr="00FB3548" w:rsidRDefault="008B40F5" w:rsidP="006814D8">
            <w:pPr>
              <w:widowControl/>
              <w:contextualSpacing/>
              <w:jc w:val="center"/>
              <w:rPr>
                <w:rFonts w:ascii="Times New Roman" w:eastAsia="Times New Roman" w:hAnsi="Times New Roman" w:cs="Times New Roman"/>
                <w:b/>
                <w:bCs/>
                <w:color w:val="000000"/>
                <w:kern w:val="0"/>
                <w:sz w:val="20"/>
                <w:szCs w:val="20"/>
                <w:lang w:eastAsia="en-US"/>
              </w:rPr>
            </w:pPr>
            <w:r w:rsidRPr="00FB3548">
              <w:rPr>
                <w:rFonts w:ascii="Times New Roman" w:eastAsia="Times New Roman" w:hAnsi="Times New Roman" w:cs="Times New Roman"/>
                <w:b/>
                <w:bCs/>
                <w:color w:val="000000"/>
                <w:kern w:val="0"/>
                <w:sz w:val="20"/>
                <w:szCs w:val="20"/>
                <w:lang w:eastAsia="en-US"/>
              </w:rPr>
              <w:t>SE</w:t>
            </w:r>
            <w:r>
              <w:rPr>
                <w:rFonts w:ascii="Times New Roman" w:eastAsia="Times New Roman" w:hAnsi="Times New Roman" w:cs="Times New Roman"/>
                <w:b/>
                <w:bCs/>
                <w:color w:val="000000"/>
                <w:kern w:val="0"/>
                <w:sz w:val="20"/>
                <w:szCs w:val="20"/>
                <w:lang w:eastAsia="en-US"/>
              </w:rPr>
              <w:t>_GI</w:t>
            </w:r>
          </w:p>
        </w:tc>
      </w:tr>
      <w:tr w:rsidR="008B40F5" w:rsidRPr="00FB3548" w14:paraId="630A1851" w14:textId="77777777" w:rsidTr="00FB3548">
        <w:trPr>
          <w:trHeight w:val="360"/>
        </w:trPr>
        <w:tc>
          <w:tcPr>
            <w:tcW w:w="1170" w:type="dxa"/>
            <w:tcBorders>
              <w:top w:val="nil"/>
              <w:left w:val="nil"/>
              <w:bottom w:val="nil"/>
              <w:right w:val="nil"/>
            </w:tcBorders>
            <w:shd w:val="clear" w:color="auto" w:fill="auto"/>
            <w:vAlign w:val="center"/>
            <w:hideMark/>
          </w:tcPr>
          <w:p w14:paraId="6309F197"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RRR</w:t>
            </w:r>
          </w:p>
        </w:tc>
        <w:tc>
          <w:tcPr>
            <w:tcW w:w="960" w:type="dxa"/>
            <w:tcBorders>
              <w:top w:val="nil"/>
              <w:left w:val="nil"/>
              <w:bottom w:val="nil"/>
              <w:right w:val="nil"/>
            </w:tcBorders>
            <w:shd w:val="clear" w:color="auto" w:fill="auto"/>
            <w:vAlign w:val="center"/>
            <w:hideMark/>
          </w:tcPr>
          <w:p w14:paraId="0F860CF1"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177</w:t>
            </w:r>
          </w:p>
        </w:tc>
        <w:tc>
          <w:tcPr>
            <w:tcW w:w="1715" w:type="dxa"/>
            <w:tcBorders>
              <w:top w:val="nil"/>
              <w:left w:val="nil"/>
              <w:bottom w:val="nil"/>
              <w:right w:val="nil"/>
            </w:tcBorders>
            <w:shd w:val="clear" w:color="auto" w:fill="auto"/>
            <w:vAlign w:val="center"/>
            <w:hideMark/>
          </w:tcPr>
          <w:p w14:paraId="24AB4049"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49.98</w:t>
            </w:r>
          </w:p>
        </w:tc>
        <w:tc>
          <w:tcPr>
            <w:tcW w:w="718" w:type="dxa"/>
            <w:tcBorders>
              <w:top w:val="nil"/>
              <w:left w:val="nil"/>
              <w:bottom w:val="nil"/>
              <w:right w:val="nil"/>
            </w:tcBorders>
            <w:shd w:val="clear" w:color="auto" w:fill="auto"/>
            <w:noWrap/>
            <w:vAlign w:val="bottom"/>
            <w:hideMark/>
          </w:tcPr>
          <w:p w14:paraId="58CDF5FA"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1.89</w:t>
            </w:r>
          </w:p>
        </w:tc>
        <w:tc>
          <w:tcPr>
            <w:tcW w:w="1287" w:type="dxa"/>
            <w:tcBorders>
              <w:top w:val="nil"/>
              <w:left w:val="nil"/>
              <w:bottom w:val="nil"/>
              <w:right w:val="nil"/>
            </w:tcBorders>
            <w:shd w:val="clear" w:color="auto" w:fill="auto"/>
            <w:vAlign w:val="center"/>
            <w:hideMark/>
          </w:tcPr>
          <w:p w14:paraId="70626045"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30.45</w:t>
            </w:r>
          </w:p>
        </w:tc>
        <w:tc>
          <w:tcPr>
            <w:tcW w:w="913" w:type="dxa"/>
            <w:tcBorders>
              <w:top w:val="nil"/>
              <w:left w:val="nil"/>
              <w:bottom w:val="nil"/>
              <w:right w:val="nil"/>
            </w:tcBorders>
            <w:shd w:val="clear" w:color="auto" w:fill="auto"/>
            <w:noWrap/>
            <w:vAlign w:val="bottom"/>
            <w:hideMark/>
          </w:tcPr>
          <w:p w14:paraId="091418DA"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1.43</w:t>
            </w:r>
          </w:p>
        </w:tc>
      </w:tr>
      <w:tr w:rsidR="008B40F5" w:rsidRPr="00FB3548" w14:paraId="6C1BF9D2" w14:textId="77777777" w:rsidTr="00FB3548">
        <w:trPr>
          <w:trHeight w:val="360"/>
        </w:trPr>
        <w:tc>
          <w:tcPr>
            <w:tcW w:w="1170" w:type="dxa"/>
            <w:tcBorders>
              <w:top w:val="nil"/>
              <w:left w:val="nil"/>
              <w:bottom w:val="nil"/>
              <w:right w:val="nil"/>
            </w:tcBorders>
            <w:shd w:val="clear" w:color="auto" w:fill="auto"/>
            <w:vAlign w:val="center"/>
            <w:hideMark/>
          </w:tcPr>
          <w:p w14:paraId="1553D350"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RRS</w:t>
            </w:r>
          </w:p>
        </w:tc>
        <w:tc>
          <w:tcPr>
            <w:tcW w:w="960" w:type="dxa"/>
            <w:tcBorders>
              <w:top w:val="nil"/>
              <w:left w:val="nil"/>
              <w:bottom w:val="nil"/>
              <w:right w:val="nil"/>
            </w:tcBorders>
            <w:shd w:val="clear" w:color="auto" w:fill="auto"/>
            <w:vAlign w:val="center"/>
            <w:hideMark/>
          </w:tcPr>
          <w:p w14:paraId="4BDE6F84"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11</w:t>
            </w:r>
          </w:p>
        </w:tc>
        <w:tc>
          <w:tcPr>
            <w:tcW w:w="1715" w:type="dxa"/>
            <w:tcBorders>
              <w:top w:val="nil"/>
              <w:left w:val="nil"/>
              <w:bottom w:val="nil"/>
              <w:right w:val="nil"/>
            </w:tcBorders>
            <w:shd w:val="clear" w:color="auto" w:fill="auto"/>
            <w:vAlign w:val="center"/>
            <w:hideMark/>
          </w:tcPr>
          <w:p w14:paraId="2F68F16C"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65.64</w:t>
            </w:r>
          </w:p>
        </w:tc>
        <w:tc>
          <w:tcPr>
            <w:tcW w:w="718" w:type="dxa"/>
            <w:tcBorders>
              <w:top w:val="nil"/>
              <w:left w:val="nil"/>
              <w:bottom w:val="nil"/>
              <w:right w:val="nil"/>
            </w:tcBorders>
            <w:shd w:val="clear" w:color="auto" w:fill="auto"/>
            <w:noWrap/>
            <w:vAlign w:val="bottom"/>
            <w:hideMark/>
          </w:tcPr>
          <w:p w14:paraId="6802873C"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10.10</w:t>
            </w:r>
          </w:p>
        </w:tc>
        <w:tc>
          <w:tcPr>
            <w:tcW w:w="1287" w:type="dxa"/>
            <w:tcBorders>
              <w:top w:val="nil"/>
              <w:left w:val="nil"/>
              <w:bottom w:val="nil"/>
              <w:right w:val="nil"/>
            </w:tcBorders>
            <w:shd w:val="clear" w:color="auto" w:fill="auto"/>
            <w:vAlign w:val="center"/>
            <w:hideMark/>
          </w:tcPr>
          <w:p w14:paraId="440B022E"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39.11</w:t>
            </w:r>
          </w:p>
        </w:tc>
        <w:tc>
          <w:tcPr>
            <w:tcW w:w="913" w:type="dxa"/>
            <w:tcBorders>
              <w:top w:val="nil"/>
              <w:left w:val="nil"/>
              <w:bottom w:val="nil"/>
              <w:right w:val="nil"/>
            </w:tcBorders>
            <w:shd w:val="clear" w:color="auto" w:fill="auto"/>
            <w:noWrap/>
            <w:vAlign w:val="bottom"/>
            <w:hideMark/>
          </w:tcPr>
          <w:p w14:paraId="755F8270"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7.14</w:t>
            </w:r>
          </w:p>
        </w:tc>
      </w:tr>
      <w:tr w:rsidR="008B40F5" w:rsidRPr="00FB3548" w14:paraId="1747CDA2" w14:textId="77777777" w:rsidTr="00FB3548">
        <w:trPr>
          <w:trHeight w:val="360"/>
        </w:trPr>
        <w:tc>
          <w:tcPr>
            <w:tcW w:w="1170" w:type="dxa"/>
            <w:tcBorders>
              <w:top w:val="nil"/>
              <w:left w:val="nil"/>
              <w:bottom w:val="nil"/>
              <w:right w:val="nil"/>
            </w:tcBorders>
            <w:shd w:val="clear" w:color="auto" w:fill="auto"/>
            <w:vAlign w:val="center"/>
            <w:hideMark/>
          </w:tcPr>
          <w:p w14:paraId="084BE64D"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RSS</w:t>
            </w:r>
          </w:p>
        </w:tc>
        <w:tc>
          <w:tcPr>
            <w:tcW w:w="960" w:type="dxa"/>
            <w:tcBorders>
              <w:top w:val="nil"/>
              <w:left w:val="nil"/>
              <w:bottom w:val="nil"/>
              <w:right w:val="nil"/>
            </w:tcBorders>
            <w:shd w:val="clear" w:color="auto" w:fill="auto"/>
            <w:vAlign w:val="center"/>
            <w:hideMark/>
          </w:tcPr>
          <w:p w14:paraId="62CED8EF"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5</w:t>
            </w:r>
          </w:p>
        </w:tc>
        <w:tc>
          <w:tcPr>
            <w:tcW w:w="1715" w:type="dxa"/>
            <w:tcBorders>
              <w:top w:val="nil"/>
              <w:left w:val="nil"/>
              <w:bottom w:val="nil"/>
              <w:right w:val="nil"/>
            </w:tcBorders>
            <w:shd w:val="clear" w:color="auto" w:fill="auto"/>
            <w:vAlign w:val="center"/>
            <w:hideMark/>
          </w:tcPr>
          <w:p w14:paraId="3465352C"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64.20</w:t>
            </w:r>
          </w:p>
        </w:tc>
        <w:tc>
          <w:tcPr>
            <w:tcW w:w="718" w:type="dxa"/>
            <w:tcBorders>
              <w:top w:val="nil"/>
              <w:left w:val="nil"/>
              <w:bottom w:val="nil"/>
              <w:right w:val="nil"/>
            </w:tcBorders>
            <w:shd w:val="clear" w:color="auto" w:fill="auto"/>
            <w:noWrap/>
            <w:vAlign w:val="bottom"/>
            <w:hideMark/>
          </w:tcPr>
          <w:p w14:paraId="29B5A57D"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11.01</w:t>
            </w:r>
          </w:p>
        </w:tc>
        <w:tc>
          <w:tcPr>
            <w:tcW w:w="1287" w:type="dxa"/>
            <w:tcBorders>
              <w:top w:val="nil"/>
              <w:left w:val="nil"/>
              <w:bottom w:val="nil"/>
              <w:right w:val="nil"/>
            </w:tcBorders>
            <w:shd w:val="clear" w:color="auto" w:fill="auto"/>
            <w:vAlign w:val="center"/>
            <w:hideMark/>
          </w:tcPr>
          <w:p w14:paraId="389A7158"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32.28</w:t>
            </w:r>
          </w:p>
        </w:tc>
        <w:tc>
          <w:tcPr>
            <w:tcW w:w="913" w:type="dxa"/>
            <w:tcBorders>
              <w:top w:val="nil"/>
              <w:left w:val="nil"/>
              <w:bottom w:val="nil"/>
              <w:right w:val="nil"/>
            </w:tcBorders>
            <w:shd w:val="clear" w:color="auto" w:fill="auto"/>
            <w:noWrap/>
            <w:vAlign w:val="bottom"/>
            <w:hideMark/>
          </w:tcPr>
          <w:p w14:paraId="17FB1B02"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6.62</w:t>
            </w:r>
          </w:p>
        </w:tc>
      </w:tr>
      <w:tr w:rsidR="008B40F5" w:rsidRPr="00FB3548" w14:paraId="317C094A" w14:textId="77777777" w:rsidTr="00FB3548">
        <w:trPr>
          <w:trHeight w:val="360"/>
        </w:trPr>
        <w:tc>
          <w:tcPr>
            <w:tcW w:w="1170" w:type="dxa"/>
            <w:tcBorders>
              <w:top w:val="nil"/>
              <w:left w:val="nil"/>
              <w:bottom w:val="nil"/>
              <w:right w:val="nil"/>
            </w:tcBorders>
            <w:shd w:val="clear" w:color="auto" w:fill="auto"/>
            <w:vAlign w:val="center"/>
            <w:hideMark/>
          </w:tcPr>
          <w:p w14:paraId="38A87247"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SRR</w:t>
            </w:r>
          </w:p>
        </w:tc>
        <w:tc>
          <w:tcPr>
            <w:tcW w:w="960" w:type="dxa"/>
            <w:tcBorders>
              <w:top w:val="nil"/>
              <w:left w:val="nil"/>
              <w:bottom w:val="nil"/>
              <w:right w:val="nil"/>
            </w:tcBorders>
            <w:shd w:val="clear" w:color="auto" w:fill="auto"/>
            <w:vAlign w:val="center"/>
            <w:hideMark/>
          </w:tcPr>
          <w:p w14:paraId="3134F100"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100</w:t>
            </w:r>
          </w:p>
        </w:tc>
        <w:tc>
          <w:tcPr>
            <w:tcW w:w="1715" w:type="dxa"/>
            <w:tcBorders>
              <w:top w:val="nil"/>
              <w:left w:val="nil"/>
              <w:bottom w:val="nil"/>
              <w:right w:val="nil"/>
            </w:tcBorders>
            <w:shd w:val="clear" w:color="auto" w:fill="auto"/>
            <w:vAlign w:val="center"/>
            <w:hideMark/>
          </w:tcPr>
          <w:p w14:paraId="570E535B"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81.29</w:t>
            </w:r>
          </w:p>
        </w:tc>
        <w:tc>
          <w:tcPr>
            <w:tcW w:w="718" w:type="dxa"/>
            <w:tcBorders>
              <w:top w:val="nil"/>
              <w:left w:val="nil"/>
              <w:bottom w:val="nil"/>
              <w:right w:val="nil"/>
            </w:tcBorders>
            <w:shd w:val="clear" w:color="auto" w:fill="auto"/>
            <w:noWrap/>
            <w:vAlign w:val="bottom"/>
            <w:hideMark/>
          </w:tcPr>
          <w:p w14:paraId="5BA0B967"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2.31</w:t>
            </w:r>
          </w:p>
        </w:tc>
        <w:tc>
          <w:tcPr>
            <w:tcW w:w="1287" w:type="dxa"/>
            <w:tcBorders>
              <w:top w:val="nil"/>
              <w:left w:val="nil"/>
              <w:bottom w:val="nil"/>
              <w:right w:val="nil"/>
            </w:tcBorders>
            <w:shd w:val="clear" w:color="auto" w:fill="auto"/>
            <w:vAlign w:val="center"/>
            <w:hideMark/>
          </w:tcPr>
          <w:p w14:paraId="3FF57B1C"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53.82</w:t>
            </w:r>
          </w:p>
        </w:tc>
        <w:tc>
          <w:tcPr>
            <w:tcW w:w="913" w:type="dxa"/>
            <w:tcBorders>
              <w:top w:val="nil"/>
              <w:left w:val="nil"/>
              <w:bottom w:val="nil"/>
              <w:right w:val="nil"/>
            </w:tcBorders>
            <w:shd w:val="clear" w:color="auto" w:fill="auto"/>
            <w:noWrap/>
            <w:vAlign w:val="bottom"/>
            <w:hideMark/>
          </w:tcPr>
          <w:p w14:paraId="4780C114"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2.19</w:t>
            </w:r>
          </w:p>
        </w:tc>
      </w:tr>
      <w:tr w:rsidR="008B40F5" w:rsidRPr="00FB3548" w14:paraId="20DB764E" w14:textId="77777777" w:rsidTr="00FB3548">
        <w:trPr>
          <w:trHeight w:val="360"/>
        </w:trPr>
        <w:tc>
          <w:tcPr>
            <w:tcW w:w="1170" w:type="dxa"/>
            <w:tcBorders>
              <w:top w:val="nil"/>
              <w:left w:val="nil"/>
              <w:bottom w:val="nil"/>
              <w:right w:val="nil"/>
            </w:tcBorders>
            <w:shd w:val="clear" w:color="auto" w:fill="auto"/>
            <w:vAlign w:val="center"/>
            <w:hideMark/>
          </w:tcPr>
          <w:p w14:paraId="7E7D1A5F"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SRS</w:t>
            </w:r>
          </w:p>
        </w:tc>
        <w:tc>
          <w:tcPr>
            <w:tcW w:w="960" w:type="dxa"/>
            <w:tcBorders>
              <w:top w:val="nil"/>
              <w:left w:val="nil"/>
              <w:bottom w:val="nil"/>
              <w:right w:val="nil"/>
            </w:tcBorders>
            <w:shd w:val="clear" w:color="auto" w:fill="auto"/>
            <w:vAlign w:val="center"/>
            <w:hideMark/>
          </w:tcPr>
          <w:p w14:paraId="20699B16"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14</w:t>
            </w:r>
          </w:p>
        </w:tc>
        <w:tc>
          <w:tcPr>
            <w:tcW w:w="1715" w:type="dxa"/>
            <w:tcBorders>
              <w:top w:val="nil"/>
              <w:left w:val="nil"/>
              <w:bottom w:val="nil"/>
              <w:right w:val="nil"/>
            </w:tcBorders>
            <w:shd w:val="clear" w:color="auto" w:fill="auto"/>
            <w:vAlign w:val="center"/>
            <w:hideMark/>
          </w:tcPr>
          <w:p w14:paraId="0E6F561D"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87.62</w:t>
            </w:r>
          </w:p>
        </w:tc>
        <w:tc>
          <w:tcPr>
            <w:tcW w:w="718" w:type="dxa"/>
            <w:tcBorders>
              <w:top w:val="nil"/>
              <w:left w:val="nil"/>
              <w:bottom w:val="nil"/>
              <w:right w:val="nil"/>
            </w:tcBorders>
            <w:shd w:val="clear" w:color="auto" w:fill="auto"/>
            <w:noWrap/>
            <w:vAlign w:val="bottom"/>
            <w:hideMark/>
          </w:tcPr>
          <w:p w14:paraId="60475613"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3.63</w:t>
            </w:r>
          </w:p>
        </w:tc>
        <w:tc>
          <w:tcPr>
            <w:tcW w:w="1287" w:type="dxa"/>
            <w:tcBorders>
              <w:top w:val="nil"/>
              <w:left w:val="nil"/>
              <w:bottom w:val="nil"/>
              <w:right w:val="nil"/>
            </w:tcBorders>
            <w:shd w:val="clear" w:color="auto" w:fill="auto"/>
            <w:vAlign w:val="center"/>
            <w:hideMark/>
          </w:tcPr>
          <w:p w14:paraId="2BBDF1F1"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59.62</w:t>
            </w:r>
          </w:p>
        </w:tc>
        <w:tc>
          <w:tcPr>
            <w:tcW w:w="913" w:type="dxa"/>
            <w:tcBorders>
              <w:top w:val="nil"/>
              <w:left w:val="nil"/>
              <w:bottom w:val="nil"/>
              <w:right w:val="nil"/>
            </w:tcBorders>
            <w:shd w:val="clear" w:color="auto" w:fill="auto"/>
            <w:noWrap/>
            <w:vAlign w:val="bottom"/>
            <w:hideMark/>
          </w:tcPr>
          <w:p w14:paraId="30F778A1"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3.82</w:t>
            </w:r>
          </w:p>
        </w:tc>
      </w:tr>
      <w:tr w:rsidR="008B40F5" w:rsidRPr="00FB3548" w14:paraId="49D2D934" w14:textId="77777777" w:rsidTr="00FB3548">
        <w:trPr>
          <w:trHeight w:val="360"/>
        </w:trPr>
        <w:tc>
          <w:tcPr>
            <w:tcW w:w="1170" w:type="dxa"/>
            <w:tcBorders>
              <w:top w:val="nil"/>
              <w:left w:val="nil"/>
              <w:bottom w:val="single" w:sz="4" w:space="0" w:color="auto"/>
              <w:right w:val="nil"/>
            </w:tcBorders>
            <w:shd w:val="clear" w:color="auto" w:fill="auto"/>
            <w:vAlign w:val="center"/>
            <w:hideMark/>
          </w:tcPr>
          <w:p w14:paraId="1E56628F"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SSS</w:t>
            </w:r>
          </w:p>
        </w:tc>
        <w:tc>
          <w:tcPr>
            <w:tcW w:w="960" w:type="dxa"/>
            <w:tcBorders>
              <w:top w:val="nil"/>
              <w:left w:val="nil"/>
              <w:bottom w:val="single" w:sz="4" w:space="0" w:color="auto"/>
              <w:right w:val="nil"/>
            </w:tcBorders>
            <w:shd w:val="clear" w:color="auto" w:fill="auto"/>
            <w:vAlign w:val="center"/>
            <w:hideMark/>
          </w:tcPr>
          <w:p w14:paraId="730FC1B7"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11</w:t>
            </w:r>
          </w:p>
        </w:tc>
        <w:tc>
          <w:tcPr>
            <w:tcW w:w="1715" w:type="dxa"/>
            <w:tcBorders>
              <w:top w:val="nil"/>
              <w:left w:val="nil"/>
              <w:bottom w:val="single" w:sz="4" w:space="0" w:color="auto"/>
              <w:right w:val="nil"/>
            </w:tcBorders>
            <w:shd w:val="clear" w:color="auto" w:fill="auto"/>
            <w:vAlign w:val="center"/>
            <w:hideMark/>
          </w:tcPr>
          <w:p w14:paraId="3E878B68"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94.76</w:t>
            </w:r>
          </w:p>
        </w:tc>
        <w:tc>
          <w:tcPr>
            <w:tcW w:w="718" w:type="dxa"/>
            <w:tcBorders>
              <w:top w:val="nil"/>
              <w:left w:val="nil"/>
              <w:bottom w:val="single" w:sz="4" w:space="0" w:color="auto"/>
              <w:right w:val="nil"/>
            </w:tcBorders>
            <w:shd w:val="clear" w:color="auto" w:fill="auto"/>
            <w:noWrap/>
            <w:vAlign w:val="bottom"/>
            <w:hideMark/>
          </w:tcPr>
          <w:p w14:paraId="70FBED6B"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2.40</w:t>
            </w:r>
          </w:p>
        </w:tc>
        <w:tc>
          <w:tcPr>
            <w:tcW w:w="1287" w:type="dxa"/>
            <w:tcBorders>
              <w:top w:val="nil"/>
              <w:left w:val="nil"/>
              <w:bottom w:val="single" w:sz="4" w:space="0" w:color="auto"/>
              <w:right w:val="nil"/>
            </w:tcBorders>
            <w:shd w:val="clear" w:color="auto" w:fill="auto"/>
            <w:vAlign w:val="center"/>
            <w:hideMark/>
          </w:tcPr>
          <w:p w14:paraId="0BD01D82" w14:textId="77777777" w:rsidR="008B40F5" w:rsidRPr="00FB3548" w:rsidRDefault="008B40F5" w:rsidP="006814D8">
            <w:pPr>
              <w:widowControl/>
              <w:contextualSpacing/>
              <w:jc w:val="center"/>
              <w:rPr>
                <w:rFonts w:ascii="Times New Roman" w:eastAsia="Times New Roman" w:hAnsi="Times New Roman" w:cs="Times New Roman"/>
                <w:color w:val="000000"/>
                <w:kern w:val="0"/>
                <w:lang w:eastAsia="en-US"/>
              </w:rPr>
            </w:pPr>
            <w:r w:rsidRPr="00FB3548">
              <w:rPr>
                <w:rFonts w:ascii="Times New Roman" w:eastAsia="Times New Roman" w:hAnsi="Times New Roman" w:cs="Times New Roman"/>
                <w:color w:val="000000"/>
                <w:kern w:val="0"/>
                <w:lang w:eastAsia="en-US"/>
              </w:rPr>
              <w:t>66.43</w:t>
            </w:r>
          </w:p>
        </w:tc>
        <w:tc>
          <w:tcPr>
            <w:tcW w:w="913" w:type="dxa"/>
            <w:tcBorders>
              <w:top w:val="nil"/>
              <w:left w:val="nil"/>
              <w:bottom w:val="single" w:sz="4" w:space="0" w:color="auto"/>
              <w:right w:val="nil"/>
            </w:tcBorders>
            <w:shd w:val="clear" w:color="auto" w:fill="auto"/>
            <w:noWrap/>
            <w:vAlign w:val="bottom"/>
            <w:hideMark/>
          </w:tcPr>
          <w:p w14:paraId="4A08AC9D" w14:textId="77777777" w:rsidR="008B40F5" w:rsidRPr="00FB3548" w:rsidRDefault="008B40F5" w:rsidP="006814D8">
            <w:pPr>
              <w:widowControl/>
              <w:contextualSpacing/>
              <w:jc w:val="center"/>
              <w:rPr>
                <w:rFonts w:ascii="Calibri" w:eastAsia="Times New Roman" w:hAnsi="Calibri" w:cs="Times New Roman"/>
                <w:color w:val="000000"/>
                <w:kern w:val="0"/>
                <w:sz w:val="22"/>
                <w:szCs w:val="22"/>
                <w:lang w:eastAsia="en-US"/>
              </w:rPr>
            </w:pPr>
            <w:r w:rsidRPr="00FB3548">
              <w:rPr>
                <w:rFonts w:ascii="Calibri" w:eastAsia="Times New Roman" w:hAnsi="Calibri" w:cs="Times New Roman"/>
                <w:color w:val="000000"/>
                <w:kern w:val="0"/>
                <w:sz w:val="22"/>
                <w:szCs w:val="22"/>
                <w:lang w:eastAsia="en-US"/>
              </w:rPr>
              <w:t>4.18</w:t>
            </w:r>
          </w:p>
        </w:tc>
      </w:tr>
    </w:tbl>
    <w:p w14:paraId="38E37562" w14:textId="77777777"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gramStart"/>
      <w:r w:rsidRPr="004202F5">
        <w:rPr>
          <w:rFonts w:ascii="Times New Roman" w:hAnsi="Times New Roman" w:cs="Times New Roman" w:hint="eastAsia"/>
          <w:sz w:val="20"/>
          <w:szCs w:val="20"/>
          <w:vertAlign w:val="superscript"/>
        </w:rPr>
        <w:t>a</w:t>
      </w:r>
      <w:proofErr w:type="gramEnd"/>
      <w:r w:rsidRPr="00D77245">
        <w:rPr>
          <w:rFonts w:ascii="Times New Roman" w:hAnsi="Times New Roman" w:cs="Times New Roman"/>
          <w:sz w:val="20"/>
          <w:szCs w:val="20"/>
        </w:rPr>
        <w:t xml:space="preserve"> The first base pair in the haplotype represents the promoter SNP-222 mutation site; the second is the SNP</w:t>
      </w:r>
      <w:r>
        <w:rPr>
          <w:rFonts w:ascii="Times New Roman" w:hAnsi="Times New Roman" w:cs="Times New Roman"/>
          <w:sz w:val="20"/>
          <w:szCs w:val="20"/>
        </w:rPr>
        <w:t>+1587</w:t>
      </w:r>
      <w:r w:rsidRPr="00D77245">
        <w:rPr>
          <w:rFonts w:ascii="Times New Roman" w:hAnsi="Times New Roman" w:cs="Times New Roman"/>
          <w:sz w:val="20"/>
          <w:szCs w:val="20"/>
        </w:rPr>
        <w:t xml:space="preserve"> mutation in coding region; the third one </w:t>
      </w:r>
      <w:r>
        <w:rPr>
          <w:rFonts w:ascii="Times New Roman" w:hAnsi="Times New Roman" w:cs="Times New Roman"/>
          <w:sz w:val="20"/>
          <w:szCs w:val="20"/>
        </w:rPr>
        <w:t xml:space="preserve">is the SNP+1607 in coding region; </w:t>
      </w:r>
      <w:r w:rsidRPr="00D77245">
        <w:rPr>
          <w:rFonts w:ascii="Times New Roman" w:hAnsi="Times New Roman" w:cs="Times New Roman"/>
          <w:sz w:val="20"/>
          <w:szCs w:val="20"/>
        </w:rPr>
        <w:t>R means resistant allele to PHS</w:t>
      </w:r>
      <w:r>
        <w:rPr>
          <w:rFonts w:ascii="Times New Roman" w:hAnsi="Times New Roman" w:cs="Times New Roman"/>
          <w:sz w:val="20"/>
          <w:szCs w:val="20"/>
        </w:rPr>
        <w:t>;</w:t>
      </w:r>
      <w:r w:rsidRPr="00D77245">
        <w:rPr>
          <w:rFonts w:ascii="Times New Roman" w:hAnsi="Times New Roman" w:cs="Times New Roman"/>
          <w:sz w:val="20"/>
          <w:szCs w:val="20"/>
        </w:rPr>
        <w:t xml:space="preserve"> S m</w:t>
      </w:r>
      <w:r>
        <w:rPr>
          <w:rFonts w:ascii="Times New Roman" w:hAnsi="Times New Roman" w:cs="Times New Roman"/>
          <w:sz w:val="20"/>
          <w:szCs w:val="20"/>
        </w:rPr>
        <w:t>eans susceptible allele to PHS</w:t>
      </w:r>
    </w:p>
    <w:p w14:paraId="091B141C"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gramStart"/>
      <w:r>
        <w:rPr>
          <w:rFonts w:ascii="Times New Roman" w:hAnsi="Times New Roman" w:cs="Times New Roman"/>
          <w:sz w:val="20"/>
          <w:szCs w:val="20"/>
          <w:vertAlign w:val="superscript"/>
        </w:rPr>
        <w:t>b</w:t>
      </w:r>
      <w:proofErr w:type="gramEnd"/>
      <w:r w:rsidRPr="00D77245">
        <w:rPr>
          <w:rFonts w:ascii="Times New Roman" w:hAnsi="Times New Roman" w:cs="Times New Roman"/>
          <w:sz w:val="20"/>
          <w:szCs w:val="20"/>
        </w:rPr>
        <w:t xml:space="preserve"> N is the number of genotypes in each hapl</w:t>
      </w:r>
      <w:r>
        <w:rPr>
          <w:rFonts w:ascii="Times New Roman" w:hAnsi="Times New Roman" w:cs="Times New Roman"/>
          <w:sz w:val="20"/>
          <w:szCs w:val="20"/>
        </w:rPr>
        <w:t>otype group</w:t>
      </w:r>
      <w:r w:rsidRPr="00D77245">
        <w:rPr>
          <w:rFonts w:ascii="Times New Roman" w:hAnsi="Times New Roman" w:cs="Times New Roman"/>
          <w:sz w:val="20"/>
          <w:szCs w:val="20"/>
        </w:rPr>
        <w:t xml:space="preserve"> </w:t>
      </w:r>
    </w:p>
    <w:p w14:paraId="6EDF3209"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gramStart"/>
      <w:r>
        <w:rPr>
          <w:rFonts w:ascii="Times New Roman" w:hAnsi="Times New Roman" w:cs="Times New Roman"/>
          <w:sz w:val="20"/>
          <w:szCs w:val="20"/>
          <w:vertAlign w:val="superscript"/>
        </w:rPr>
        <w:t>c</w:t>
      </w:r>
      <w:proofErr w:type="gramEnd"/>
      <w:r>
        <w:rPr>
          <w:rFonts w:ascii="Times New Roman" w:hAnsi="Times New Roman" w:cs="Times New Roman"/>
          <w:sz w:val="20"/>
          <w:szCs w:val="20"/>
          <w:vertAlign w:val="superscript"/>
        </w:rPr>
        <w:t xml:space="preserve"> </w:t>
      </w:r>
      <w:r w:rsidRPr="00D77245">
        <w:rPr>
          <w:rFonts w:ascii="Times New Roman" w:hAnsi="Times New Roman" w:cs="Times New Roman"/>
          <w:sz w:val="20"/>
          <w:szCs w:val="20"/>
        </w:rPr>
        <w:t xml:space="preserve">SE means standard error of the </w:t>
      </w:r>
      <w:r>
        <w:rPr>
          <w:rFonts w:ascii="Times New Roman" w:hAnsi="Times New Roman" w:cs="Times New Roman" w:hint="eastAsia"/>
          <w:sz w:val="20"/>
          <w:szCs w:val="20"/>
        </w:rPr>
        <w:t xml:space="preserve">averaged </w:t>
      </w:r>
      <w:r w:rsidRPr="00D77245">
        <w:rPr>
          <w:rFonts w:ascii="Times New Roman" w:hAnsi="Times New Roman" w:cs="Times New Roman"/>
          <w:sz w:val="20"/>
          <w:szCs w:val="20"/>
        </w:rPr>
        <w:t>PHS phenotype</w:t>
      </w:r>
    </w:p>
    <w:p w14:paraId="038F887F" w14:textId="77777777" w:rsidR="008B40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
    <w:p w14:paraId="3474221D"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
    <w:p w14:paraId="1DD86EEE"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18F6EA71"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bCs/>
        </w:rPr>
      </w:pPr>
      <w:r>
        <w:rPr>
          <w:rFonts w:ascii="Times New Roman" w:hAnsi="Times New Roman" w:cs="Times New Roman"/>
          <w:b/>
          <w:bCs/>
        </w:rPr>
        <w:br w:type="page"/>
      </w:r>
    </w:p>
    <w:p w14:paraId="132473EF" w14:textId="74F93F1B"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bCs/>
        </w:rPr>
      </w:pPr>
      <w:r w:rsidRPr="00CB0559">
        <w:rPr>
          <w:rFonts w:ascii="Times New Roman" w:hAnsi="Times New Roman" w:cs="Times New Roman"/>
          <w:b/>
          <w:bCs/>
          <w:noProof/>
        </w:rPr>
        <w:drawing>
          <wp:inline distT="0" distB="0" distL="0" distR="0" wp14:anchorId="1D7E23FE" wp14:editId="0B377B5A">
            <wp:extent cx="5486400" cy="417703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77030"/>
                    </a:xfrm>
                    <a:prstGeom prst="rect">
                      <a:avLst/>
                    </a:prstGeom>
                  </pic:spPr>
                </pic:pic>
              </a:graphicData>
            </a:graphic>
          </wp:inline>
        </w:drawing>
      </w:r>
    </w:p>
    <w:p w14:paraId="788058A2" w14:textId="77777777"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Pr>
          <w:rFonts w:ascii="Times New Roman" w:hAnsi="Times New Roman" w:cs="Times New Roman"/>
          <w:b/>
          <w:bCs/>
          <w:sz w:val="20"/>
          <w:szCs w:val="20"/>
        </w:rPr>
        <w:t>Fig</w:t>
      </w:r>
      <w:r>
        <w:rPr>
          <w:rFonts w:ascii="Times New Roman" w:hAnsi="Times New Roman" w:cs="Times New Roman" w:hint="eastAsia"/>
          <w:b/>
          <w:bCs/>
          <w:sz w:val="20"/>
          <w:szCs w:val="20"/>
        </w:rPr>
        <w:t>.</w:t>
      </w:r>
      <w:r w:rsidRPr="00D77245">
        <w:rPr>
          <w:rFonts w:ascii="Times New Roman" w:hAnsi="Times New Roman" w:cs="Times New Roman"/>
          <w:b/>
          <w:bCs/>
          <w:sz w:val="20"/>
          <w:szCs w:val="20"/>
        </w:rPr>
        <w:t xml:space="preserve"> 1 </w:t>
      </w:r>
      <w:r w:rsidRPr="00D77245">
        <w:rPr>
          <w:rFonts w:ascii="Times New Roman" w:hAnsi="Times New Roman" w:cs="Times New Roman"/>
          <w:sz w:val="20"/>
          <w:szCs w:val="20"/>
        </w:rPr>
        <w:t xml:space="preserve">Frequency distributions of pre-harvest sprouting (PHS) rate in the DH population. The PHS rate on the bottom of the figure is from 0 to 100% based on proportion of sprouted kernels over total kernels from the 5 spikes after 7 d incubation and averaged from the two replications for each experiment. The black arrows represent PHS rate of the parents. (A) PHS rate from 2014 greenhouse experiment. (B) PHS rate from 2015 greenhouse experiment. (C) PHS rate from 2015 field experiment.  </w:t>
      </w:r>
    </w:p>
    <w:p w14:paraId="6ED5439F"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069025DF"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7490F612"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rPr>
      </w:pPr>
      <w:r>
        <w:rPr>
          <w:rFonts w:ascii="Times New Roman" w:hAnsi="Times New Roman" w:cs="Times New Roman"/>
        </w:rPr>
        <w:br w:type="page"/>
      </w:r>
    </w:p>
    <w:p w14:paraId="6309A045" w14:textId="59A6F1A4"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r w:rsidRPr="00CB0559">
        <w:rPr>
          <w:rFonts w:ascii="Times New Roman" w:hAnsi="Times New Roman" w:cs="Times New Roman"/>
          <w:noProof/>
        </w:rPr>
        <w:drawing>
          <wp:inline distT="0" distB="0" distL="0" distR="0" wp14:anchorId="6A83E863" wp14:editId="6176FCBF">
            <wp:extent cx="5486400" cy="302704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27045"/>
                    </a:xfrm>
                    <a:prstGeom prst="rect">
                      <a:avLst/>
                    </a:prstGeom>
                  </pic:spPr>
                </pic:pic>
              </a:graphicData>
            </a:graphic>
          </wp:inline>
        </w:drawing>
      </w:r>
    </w:p>
    <w:p w14:paraId="0356631E" w14:textId="77777777"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Pr>
          <w:rFonts w:ascii="Times New Roman" w:hAnsi="Times New Roman" w:cs="Times New Roman"/>
          <w:b/>
          <w:bCs/>
          <w:sz w:val="20"/>
          <w:szCs w:val="20"/>
        </w:rPr>
        <w:t>Fig</w:t>
      </w:r>
      <w:r>
        <w:rPr>
          <w:rFonts w:ascii="Times New Roman" w:hAnsi="Times New Roman" w:cs="Times New Roman" w:hint="eastAsia"/>
          <w:b/>
          <w:bCs/>
          <w:sz w:val="20"/>
          <w:szCs w:val="20"/>
        </w:rPr>
        <w:t>.</w:t>
      </w:r>
      <w:r>
        <w:rPr>
          <w:rFonts w:ascii="Times New Roman" w:hAnsi="Times New Roman" w:cs="Times New Roman"/>
          <w:b/>
          <w:bCs/>
          <w:sz w:val="20"/>
          <w:szCs w:val="20"/>
        </w:rPr>
        <w:t xml:space="preserve"> 2</w:t>
      </w:r>
      <w:r w:rsidRPr="00D77245">
        <w:rPr>
          <w:rFonts w:ascii="Times New Roman" w:hAnsi="Times New Roman" w:cs="Times New Roman"/>
          <w:b/>
          <w:bCs/>
          <w:sz w:val="20"/>
          <w:szCs w:val="20"/>
        </w:rPr>
        <w:t xml:space="preserve"> </w:t>
      </w:r>
      <w:r w:rsidRPr="00D77245">
        <w:rPr>
          <w:rFonts w:ascii="Times New Roman" w:hAnsi="Times New Roman" w:cs="Times New Roman"/>
          <w:sz w:val="20"/>
          <w:szCs w:val="20"/>
        </w:rPr>
        <w:t xml:space="preserve">Distribution of GBS markers on different wheat linkage groups. </w:t>
      </w:r>
    </w:p>
    <w:p w14:paraId="24252687"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rPr>
      </w:pPr>
    </w:p>
    <w:p w14:paraId="4043DE76"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0B8C8C02"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rPr>
      </w:pPr>
      <w:r>
        <w:rPr>
          <w:rFonts w:ascii="Times New Roman" w:hAnsi="Times New Roman" w:cs="Times New Roman"/>
        </w:rPr>
        <w:br w:type="page"/>
      </w:r>
    </w:p>
    <w:p w14:paraId="06BA3168" w14:textId="556B2C3A"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noProof/>
        </w:rPr>
        <w:drawing>
          <wp:inline distT="0" distB="0" distL="0" distR="0" wp14:anchorId="2CCB22F9" wp14:editId="08098067">
            <wp:extent cx="5367020" cy="2419350"/>
            <wp:effectExtent l="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6"/>
                    <a:srcRect b="27132"/>
                    <a:stretch/>
                  </pic:blipFill>
                  <pic:spPr>
                    <a:xfrm>
                      <a:off x="0" y="0"/>
                      <a:ext cx="5367020" cy="2419350"/>
                    </a:xfrm>
                    <a:prstGeom prst="rect">
                      <a:avLst/>
                    </a:prstGeom>
                  </pic:spPr>
                </pic:pic>
              </a:graphicData>
            </a:graphic>
          </wp:inline>
        </w:drawing>
      </w:r>
    </w:p>
    <w:p w14:paraId="300622C5" w14:textId="5831E27B" w:rsidR="008B40F5" w:rsidRPr="00D7724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roofErr w:type="gramStart"/>
      <w:r>
        <w:rPr>
          <w:rFonts w:ascii="Times New Roman" w:hAnsi="Times New Roman" w:cs="Times New Roman"/>
          <w:b/>
          <w:bCs/>
          <w:sz w:val="20"/>
          <w:szCs w:val="20"/>
        </w:rPr>
        <w:t>Fig</w:t>
      </w:r>
      <w:r>
        <w:rPr>
          <w:rFonts w:ascii="Times New Roman" w:hAnsi="Times New Roman" w:cs="Times New Roman" w:hint="eastAsia"/>
          <w:b/>
          <w:bCs/>
          <w:sz w:val="20"/>
          <w:szCs w:val="20"/>
        </w:rPr>
        <w:t>.</w:t>
      </w:r>
      <w:r w:rsidRPr="00D77245">
        <w:rPr>
          <w:rFonts w:ascii="Times New Roman" w:hAnsi="Times New Roman" w:cs="Times New Roman"/>
          <w:b/>
          <w:bCs/>
          <w:sz w:val="20"/>
          <w:szCs w:val="20"/>
        </w:rPr>
        <w:t xml:space="preserve"> 3 </w:t>
      </w:r>
      <w:r w:rsidRPr="00D77245">
        <w:rPr>
          <w:rFonts w:ascii="Times New Roman" w:hAnsi="Times New Roman" w:cs="Times New Roman"/>
          <w:sz w:val="20"/>
          <w:szCs w:val="20"/>
        </w:rPr>
        <w:t>Composite interval mapping of a major QTL for pre-harvest sprouting resistance on chromosome 3AS in three different environments.</w:t>
      </w:r>
      <w:proofErr w:type="gramEnd"/>
      <w:r w:rsidRPr="00D77245">
        <w:rPr>
          <w:rFonts w:ascii="Times New Roman" w:hAnsi="Times New Roman" w:cs="Times New Roman"/>
          <w:sz w:val="20"/>
          <w:szCs w:val="20"/>
        </w:rPr>
        <w:t xml:space="preserve"> GH represents greenhouse experiment. Field means field experiment.</w:t>
      </w:r>
    </w:p>
    <w:p w14:paraId="7670BE0C"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5E37D46F"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57A233F0"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rPr>
      </w:pPr>
      <w:r>
        <w:rPr>
          <w:rFonts w:ascii="Times New Roman" w:hAnsi="Times New Roman" w:cs="Times New Roman"/>
          <w:b/>
        </w:rPr>
        <w:br w:type="page"/>
      </w:r>
    </w:p>
    <w:p w14:paraId="1EDD8CC1" w14:textId="7699E5FC" w:rsidR="008B40F5" w:rsidRPr="007C1DDE" w:rsidDel="00503D4F" w:rsidRDefault="008B40F5" w:rsidP="006814D8">
      <w:pPr>
        <w:tabs>
          <w:tab w:val="left" w:pos="2835"/>
          <w:tab w:val="left" w:pos="2977"/>
          <w:tab w:val="left" w:pos="3402"/>
        </w:tabs>
        <w:ind w:rightChars="345" w:right="828" w:hanging="1"/>
        <w:contextualSpacing/>
        <w:rPr>
          <w:del w:id="394" w:author="Mycorn Shao" w:date="2016-10-12T14:43:00Z"/>
          <w:rFonts w:ascii="Times New Roman" w:hAnsi="Times New Roman" w:cs="Times New Roman"/>
          <w:b/>
        </w:rPr>
      </w:pPr>
      <w:del w:id="395" w:author="Mycorn Shao" w:date="2016-10-12T14:43:00Z">
        <w:r w:rsidRPr="007C1DDE" w:rsidDel="00503D4F">
          <w:rPr>
            <w:rFonts w:ascii="Times New Roman" w:hAnsi="Times New Roman" w:cs="Times New Roman"/>
            <w:b/>
            <w:noProof/>
            <w:rPrChange w:id="396" w:author="Unknown">
              <w:rPr>
                <w:noProof/>
              </w:rPr>
            </w:rPrChange>
          </w:rPr>
          <w:drawing>
            <wp:inline distT="0" distB="0" distL="0" distR="0" wp14:anchorId="6F8FB001" wp14:editId="2026410A">
              <wp:extent cx="5943600" cy="2532380"/>
              <wp:effectExtent l="0" t="0" r="0" b="1270"/>
              <wp:docPr id="6"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7"/>
                      <a:stretch>
                        <a:fillRect/>
                      </a:stretch>
                    </pic:blipFill>
                    <pic:spPr>
                      <a:xfrm>
                        <a:off x="0" y="0"/>
                        <a:ext cx="5943600" cy="2532380"/>
                      </a:xfrm>
                      <a:prstGeom prst="rect">
                        <a:avLst/>
                      </a:prstGeom>
                    </pic:spPr>
                  </pic:pic>
                </a:graphicData>
              </a:graphic>
            </wp:inline>
          </w:drawing>
        </w:r>
      </w:del>
    </w:p>
    <w:p w14:paraId="346D8734" w14:textId="33BF4E96" w:rsidR="008B40F5" w:rsidRPr="00D77245" w:rsidDel="00503D4F" w:rsidRDefault="008B40F5" w:rsidP="006814D8">
      <w:pPr>
        <w:tabs>
          <w:tab w:val="left" w:pos="2835"/>
          <w:tab w:val="left" w:pos="2977"/>
          <w:tab w:val="left" w:pos="3402"/>
        </w:tabs>
        <w:ind w:rightChars="345" w:right="828" w:hanging="1"/>
        <w:contextualSpacing/>
        <w:rPr>
          <w:del w:id="397" w:author="Mycorn Shao" w:date="2016-10-12T14:43:00Z"/>
          <w:rFonts w:ascii="Times New Roman" w:hAnsi="Times New Roman" w:cs="Times New Roman"/>
          <w:b/>
          <w:sz w:val="20"/>
          <w:szCs w:val="20"/>
        </w:rPr>
      </w:pPr>
      <w:del w:id="398" w:author="Mycorn Shao" w:date="2016-10-12T14:43:00Z">
        <w:r w:rsidDel="00503D4F">
          <w:rPr>
            <w:rFonts w:ascii="Times New Roman" w:hAnsi="Times New Roman" w:cs="Times New Roman"/>
            <w:b/>
            <w:sz w:val="20"/>
            <w:szCs w:val="20"/>
          </w:rPr>
          <w:delText>Fig</w:delText>
        </w:r>
        <w:r w:rsidDel="00503D4F">
          <w:rPr>
            <w:rFonts w:ascii="Times New Roman" w:hAnsi="Times New Roman" w:cs="Times New Roman" w:hint="eastAsia"/>
            <w:b/>
            <w:sz w:val="20"/>
            <w:szCs w:val="20"/>
          </w:rPr>
          <w:delText>.</w:delText>
        </w:r>
        <w:r w:rsidRPr="00D77245" w:rsidDel="00503D4F">
          <w:rPr>
            <w:rFonts w:ascii="Times New Roman" w:hAnsi="Times New Roman" w:cs="Times New Roman"/>
            <w:b/>
            <w:sz w:val="20"/>
            <w:szCs w:val="20"/>
          </w:rPr>
          <w:delText xml:space="preserve"> 4</w:delText>
        </w:r>
        <w:r w:rsidRPr="00D77245" w:rsidDel="00503D4F">
          <w:rPr>
            <w:rFonts w:ascii="Times New Roman" w:hAnsi="Times New Roman" w:cs="Times New Roman"/>
            <w:sz w:val="20"/>
            <w:szCs w:val="20"/>
          </w:rPr>
          <w:delText xml:space="preserve"> QTL screening result on 3AS chromosome with germination index for the second set of DH lines harvested from the field experiment</w:delText>
        </w:r>
        <w:r w:rsidRPr="00D77245" w:rsidDel="00503D4F">
          <w:rPr>
            <w:rFonts w:ascii="Times New Roman" w:hAnsi="Times New Roman" w:cs="Times New Roman" w:hint="eastAsia"/>
            <w:sz w:val="20"/>
            <w:szCs w:val="20"/>
          </w:rPr>
          <w:delText xml:space="preserve"> </w:delText>
        </w:r>
        <w:r w:rsidRPr="00D77245" w:rsidDel="00503D4F">
          <w:rPr>
            <w:rFonts w:ascii="Times New Roman" w:hAnsi="Times New Roman" w:cs="Times New Roman"/>
            <w:sz w:val="20"/>
            <w:szCs w:val="20"/>
          </w:rPr>
          <w:delText xml:space="preserve">in Kansas state university, research </w:delText>
        </w:r>
        <w:r w:rsidRPr="00D77245" w:rsidDel="00503D4F">
          <w:rPr>
            <w:rFonts w:ascii="Times New Roman" w:hAnsi="Times New Roman" w:cs="Times New Roman" w:hint="eastAsia"/>
            <w:sz w:val="20"/>
            <w:szCs w:val="20"/>
          </w:rPr>
          <w:delText>C</w:delText>
        </w:r>
        <w:r w:rsidRPr="00D77245" w:rsidDel="00503D4F">
          <w:rPr>
            <w:rFonts w:ascii="Times New Roman" w:hAnsi="Times New Roman" w:cs="Times New Roman"/>
            <w:sz w:val="20"/>
            <w:szCs w:val="20"/>
          </w:rPr>
          <w:delText xml:space="preserve">enter_Hays 2015 </w:delText>
        </w:r>
      </w:del>
    </w:p>
    <w:p w14:paraId="68E8AD7B" w14:textId="4D36A5FC" w:rsidR="008B40F5" w:rsidRPr="007C1DDE" w:rsidDel="00503D4F" w:rsidRDefault="008B40F5" w:rsidP="006814D8">
      <w:pPr>
        <w:tabs>
          <w:tab w:val="left" w:pos="2835"/>
          <w:tab w:val="left" w:pos="2977"/>
          <w:tab w:val="left" w:pos="3402"/>
        </w:tabs>
        <w:ind w:rightChars="345" w:right="828" w:hanging="1"/>
        <w:contextualSpacing/>
        <w:rPr>
          <w:del w:id="399" w:author="Mycorn Shao" w:date="2016-10-12T14:43:00Z"/>
          <w:rFonts w:ascii="Times New Roman" w:hAnsi="Times New Roman" w:cs="Times New Roman"/>
        </w:rPr>
      </w:pPr>
    </w:p>
    <w:p w14:paraId="6EB98F80" w14:textId="13F80CF5" w:rsidR="000553D9" w:rsidDel="00503D4F" w:rsidRDefault="000553D9" w:rsidP="006814D8">
      <w:pPr>
        <w:tabs>
          <w:tab w:val="left" w:pos="2835"/>
          <w:tab w:val="left" w:pos="2977"/>
          <w:tab w:val="left" w:pos="3402"/>
        </w:tabs>
        <w:ind w:rightChars="345" w:right="828" w:hanging="1"/>
        <w:contextualSpacing/>
        <w:rPr>
          <w:del w:id="400" w:author="Mycorn Shao" w:date="2016-10-12T14:43:00Z"/>
          <w:rFonts w:ascii="Times New Roman" w:hAnsi="Times New Roman" w:cs="Times New Roman"/>
          <w:b/>
        </w:rPr>
      </w:pPr>
      <w:del w:id="401" w:author="Mycorn Shao" w:date="2016-10-12T14:43:00Z">
        <w:r w:rsidDel="00503D4F">
          <w:rPr>
            <w:rFonts w:ascii="Times New Roman" w:hAnsi="Times New Roman" w:cs="Times New Roman"/>
            <w:b/>
          </w:rPr>
          <w:br w:type="page"/>
        </w:r>
      </w:del>
    </w:p>
    <w:p w14:paraId="1BD5977D" w14:textId="580FBC59"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rPr>
      </w:pPr>
      <w:r w:rsidRPr="007C1DDE">
        <w:rPr>
          <w:rFonts w:ascii="Times New Roman" w:hAnsi="Times New Roman" w:cs="Times New Roman"/>
          <w:b/>
          <w:noProof/>
        </w:rPr>
        <w:drawing>
          <wp:inline distT="0" distB="0" distL="0" distR="0" wp14:anchorId="5CDBE69D" wp14:editId="7B2B0580">
            <wp:extent cx="4162425" cy="2722245"/>
            <wp:effectExtent l="0" t="0" r="0" b="0"/>
            <wp:docPr id="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M hap analysis .png"/>
                    <pic:cNvPicPr/>
                  </pic:nvPicPr>
                  <pic:blipFill>
                    <a:blip r:embed="rId18">
                      <a:extLst>
                        <a:ext uri="{28A0092B-C50C-407E-A947-70E740481C1C}">
                          <a14:useLocalDpi xmlns:a14="http://schemas.microsoft.com/office/drawing/2010/main" val="0"/>
                        </a:ext>
                      </a:extLst>
                    </a:blip>
                    <a:stretch>
                      <a:fillRect/>
                    </a:stretch>
                  </pic:blipFill>
                  <pic:spPr>
                    <a:xfrm>
                      <a:off x="0" y="0"/>
                      <a:ext cx="4162425" cy="2722245"/>
                    </a:xfrm>
                    <a:prstGeom prst="rect">
                      <a:avLst/>
                    </a:prstGeom>
                  </pic:spPr>
                </pic:pic>
              </a:graphicData>
            </a:graphic>
          </wp:inline>
        </w:drawing>
      </w:r>
    </w:p>
    <w:p w14:paraId="6C214457"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rPr>
      </w:pPr>
    </w:p>
    <w:p w14:paraId="5347A4B5"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commentRangeStart w:id="402"/>
      <w:r>
        <w:rPr>
          <w:rFonts w:ascii="Times New Roman" w:hAnsi="Times New Roman" w:cs="Times New Roman"/>
          <w:b/>
          <w:sz w:val="20"/>
          <w:szCs w:val="20"/>
        </w:rPr>
        <w:t>Fig</w:t>
      </w:r>
      <w:r>
        <w:rPr>
          <w:rFonts w:ascii="Times New Roman" w:hAnsi="Times New Roman" w:cs="Times New Roman" w:hint="eastAsia"/>
          <w:b/>
          <w:sz w:val="20"/>
          <w:szCs w:val="20"/>
        </w:rPr>
        <w:t>.</w:t>
      </w:r>
      <w:r w:rsidRPr="004202F5">
        <w:rPr>
          <w:rFonts w:ascii="Times New Roman" w:hAnsi="Times New Roman" w:cs="Times New Roman"/>
          <w:b/>
          <w:sz w:val="20"/>
          <w:szCs w:val="20"/>
        </w:rPr>
        <w:t xml:space="preserve"> 5</w:t>
      </w:r>
      <w:commentRangeEnd w:id="402"/>
      <w:r>
        <w:rPr>
          <w:rStyle w:val="ab"/>
        </w:rPr>
        <w:commentReference w:id="402"/>
      </w:r>
      <w:r w:rsidRPr="004202F5">
        <w:rPr>
          <w:rFonts w:ascii="Times New Roman" w:hAnsi="Times New Roman" w:cs="Times New Roman"/>
          <w:sz w:val="20"/>
          <w:szCs w:val="20"/>
        </w:rPr>
        <w:t xml:space="preserve"> </w:t>
      </w:r>
      <w:commentRangeStart w:id="403"/>
      <w:r w:rsidRPr="004202F5">
        <w:rPr>
          <w:rFonts w:ascii="Times New Roman" w:hAnsi="Times New Roman" w:cs="Times New Roman"/>
          <w:sz w:val="20"/>
          <w:szCs w:val="20"/>
        </w:rPr>
        <w:t xml:space="preserve">Pre-harvest sprouting </w:t>
      </w:r>
      <w:commentRangeEnd w:id="403"/>
      <w:r w:rsidRPr="004202F5">
        <w:rPr>
          <w:rStyle w:val="ab"/>
          <w:sz w:val="20"/>
          <w:szCs w:val="20"/>
        </w:rPr>
        <w:commentReference w:id="403"/>
      </w:r>
      <w:r w:rsidRPr="004202F5">
        <w:rPr>
          <w:rFonts w:ascii="Times New Roman" w:hAnsi="Times New Roman" w:cs="Times New Roman"/>
          <w:sz w:val="20"/>
          <w:szCs w:val="20"/>
        </w:rPr>
        <w:t>rate for different haplotype groups in the association panel. 1) S means susceptible allele to PHS</w:t>
      </w:r>
      <w:proofErr w:type="gramStart"/>
      <w:r w:rsidRPr="004202F5">
        <w:rPr>
          <w:rFonts w:ascii="Times New Roman" w:hAnsi="Times New Roman" w:cs="Times New Roman"/>
          <w:sz w:val="20"/>
          <w:szCs w:val="20"/>
        </w:rPr>
        <w:t>;</w:t>
      </w:r>
      <w:proofErr w:type="gramEnd"/>
      <w:r w:rsidRPr="004202F5">
        <w:rPr>
          <w:rFonts w:ascii="Times New Roman" w:hAnsi="Times New Roman" w:cs="Times New Roman"/>
          <w:sz w:val="20"/>
          <w:szCs w:val="20"/>
        </w:rPr>
        <w:t xml:space="preserve"> R means resistant allele to PHS. 2) Different letters above the histograms mean the significant difference by multiple comparing (p&lt;0.05). </w:t>
      </w:r>
    </w:p>
    <w:p w14:paraId="7E868B31"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rPr>
      </w:pPr>
    </w:p>
    <w:p w14:paraId="0A96D608"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23FBDCC6"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rPr>
      </w:pPr>
      <w:r>
        <w:rPr>
          <w:rFonts w:ascii="Times New Roman" w:hAnsi="Times New Roman" w:cs="Times New Roman"/>
          <w:b/>
        </w:rPr>
        <w:br w:type="page"/>
      </w:r>
    </w:p>
    <w:p w14:paraId="579DB4DD" w14:textId="59EE3F36"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rPr>
      </w:pPr>
      <w:r w:rsidRPr="00431EA9">
        <w:rPr>
          <w:rFonts w:ascii="Times New Roman" w:hAnsi="Times New Roman" w:cs="Times New Roman"/>
          <w:b/>
          <w:noProof/>
        </w:rPr>
        <w:drawing>
          <wp:inline distT="0" distB="0" distL="0" distR="0" wp14:anchorId="3C7EF1FE" wp14:editId="6D1665BA">
            <wp:extent cx="4486719" cy="3608070"/>
            <wp:effectExtent l="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0390" cy="3611022"/>
                    </a:xfrm>
                    <a:prstGeom prst="rect">
                      <a:avLst/>
                    </a:prstGeom>
                  </pic:spPr>
                </pic:pic>
              </a:graphicData>
            </a:graphic>
          </wp:inline>
        </w:drawing>
      </w:r>
    </w:p>
    <w:p w14:paraId="583078D2"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rPr>
      </w:pPr>
    </w:p>
    <w:p w14:paraId="5697F7C4"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Pr>
          <w:rFonts w:ascii="Times New Roman" w:hAnsi="Times New Roman" w:cs="Times New Roman"/>
          <w:b/>
          <w:sz w:val="20"/>
          <w:szCs w:val="20"/>
        </w:rPr>
        <w:t>Fig</w:t>
      </w:r>
      <w:r>
        <w:rPr>
          <w:rFonts w:ascii="Times New Roman" w:hAnsi="Times New Roman" w:cs="Times New Roman" w:hint="eastAsia"/>
          <w:b/>
          <w:sz w:val="20"/>
          <w:szCs w:val="20"/>
        </w:rPr>
        <w:t>.</w:t>
      </w:r>
      <w:r w:rsidRPr="004202F5">
        <w:rPr>
          <w:rFonts w:ascii="Times New Roman" w:hAnsi="Times New Roman" w:cs="Times New Roman"/>
          <w:b/>
          <w:sz w:val="20"/>
          <w:szCs w:val="20"/>
        </w:rPr>
        <w:t xml:space="preserve"> 6</w:t>
      </w:r>
      <w:r w:rsidRPr="004202F5">
        <w:rPr>
          <w:rFonts w:ascii="Times New Roman" w:hAnsi="Times New Roman" w:cs="Times New Roman"/>
          <w:sz w:val="20"/>
          <w:szCs w:val="20"/>
        </w:rPr>
        <w:t xml:space="preserve"> Box plot of pre-harvest sprouting rate for different haplotypes (HAP) and </w:t>
      </w:r>
      <w:proofErr w:type="spellStart"/>
      <w:r>
        <w:rPr>
          <w:rFonts w:ascii="Times New Roman" w:hAnsi="Times New Roman" w:cs="Times New Roman"/>
          <w:sz w:val="20"/>
          <w:szCs w:val="20"/>
        </w:rPr>
        <w:t>Tukey’s</w:t>
      </w:r>
      <w:proofErr w:type="spellEnd"/>
      <w:r>
        <w:rPr>
          <w:rFonts w:ascii="Times New Roman" w:hAnsi="Times New Roman" w:cs="Times New Roman"/>
          <w:sz w:val="20"/>
          <w:szCs w:val="20"/>
        </w:rPr>
        <w:t xml:space="preserve"> </w:t>
      </w:r>
      <w:r w:rsidRPr="004202F5">
        <w:rPr>
          <w:rFonts w:ascii="Times New Roman" w:hAnsi="Times New Roman" w:cs="Times New Roman"/>
          <w:sz w:val="20"/>
          <w:szCs w:val="20"/>
        </w:rPr>
        <w:t>multiple comparing among the elite breeding lines</w:t>
      </w:r>
    </w:p>
    <w:p w14:paraId="1F08EE20"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4202F5">
        <w:rPr>
          <w:rFonts w:ascii="Times New Roman" w:hAnsi="Times New Roman" w:cs="Times New Roman"/>
          <w:sz w:val="20"/>
          <w:szCs w:val="20"/>
        </w:rPr>
        <w:t xml:space="preserve">1) S means susceptible allele to pre-harvest sprouting; R means resistant allele to pre-harvest sprouting. </w:t>
      </w:r>
    </w:p>
    <w:p w14:paraId="34A405E3"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4202F5">
        <w:rPr>
          <w:rFonts w:ascii="Times New Roman" w:hAnsi="Times New Roman" w:cs="Times New Roman"/>
          <w:sz w:val="20"/>
          <w:szCs w:val="20"/>
        </w:rPr>
        <w:t>2) Diamond is the mean; horizontal line within box is the median; the bars above and below box are the 90 percentile and 10 percentile respectively.</w:t>
      </w:r>
    </w:p>
    <w:p w14:paraId="13829B27"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4202F5">
        <w:rPr>
          <w:rFonts w:ascii="Times New Roman" w:hAnsi="Times New Roman" w:cs="Times New Roman"/>
          <w:sz w:val="20"/>
          <w:szCs w:val="20"/>
        </w:rPr>
        <w:t xml:space="preserve">3) Different letters above the histograms mean the significant difference by multiple comparing (p&lt;0.01). </w:t>
      </w:r>
    </w:p>
    <w:p w14:paraId="1486D7CD"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p>
    <w:p w14:paraId="4E999064" w14:textId="77777777" w:rsidR="000553D9" w:rsidRDefault="000553D9" w:rsidP="006814D8">
      <w:pPr>
        <w:tabs>
          <w:tab w:val="left" w:pos="2835"/>
          <w:tab w:val="left" w:pos="2977"/>
          <w:tab w:val="left" w:pos="3402"/>
        </w:tabs>
        <w:ind w:rightChars="345" w:right="828" w:hanging="1"/>
        <w:contextualSpacing/>
        <w:rPr>
          <w:rFonts w:ascii="Times New Roman" w:hAnsi="Times New Roman" w:cs="Times New Roman"/>
          <w:b/>
        </w:rPr>
      </w:pPr>
      <w:r>
        <w:rPr>
          <w:rFonts w:ascii="Times New Roman" w:hAnsi="Times New Roman" w:cs="Times New Roman"/>
          <w:b/>
        </w:rPr>
        <w:br w:type="page"/>
      </w:r>
    </w:p>
    <w:p w14:paraId="14118288" w14:textId="1F3BA79A"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b/>
        </w:rPr>
      </w:pPr>
      <w:r w:rsidRPr="00431EA9">
        <w:rPr>
          <w:rFonts w:ascii="Times New Roman" w:hAnsi="Times New Roman" w:cs="Times New Roman"/>
          <w:noProof/>
        </w:rPr>
        <w:drawing>
          <wp:inline distT="0" distB="0" distL="0" distR="0" wp14:anchorId="0F498337" wp14:editId="123B852A">
            <wp:extent cx="4661564" cy="3495675"/>
            <wp:effectExtent l="0" t="0" r="5715"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63654" cy="3497242"/>
                    </a:xfrm>
                    <a:prstGeom prst="rect">
                      <a:avLst/>
                    </a:prstGeom>
                  </pic:spPr>
                </pic:pic>
              </a:graphicData>
            </a:graphic>
          </wp:inline>
        </w:drawing>
      </w:r>
    </w:p>
    <w:p w14:paraId="7EC95193"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Pr>
          <w:rFonts w:ascii="Times New Roman" w:hAnsi="Times New Roman" w:cs="Times New Roman"/>
          <w:b/>
          <w:sz w:val="20"/>
          <w:szCs w:val="20"/>
        </w:rPr>
        <w:t>Fig</w:t>
      </w:r>
      <w:r>
        <w:rPr>
          <w:rFonts w:ascii="Times New Roman" w:hAnsi="Times New Roman" w:cs="Times New Roman" w:hint="eastAsia"/>
          <w:b/>
          <w:sz w:val="20"/>
          <w:szCs w:val="20"/>
        </w:rPr>
        <w:t>.</w:t>
      </w:r>
      <w:r w:rsidRPr="004202F5">
        <w:rPr>
          <w:rFonts w:ascii="Times New Roman" w:hAnsi="Times New Roman" w:cs="Times New Roman"/>
          <w:b/>
          <w:sz w:val="20"/>
          <w:szCs w:val="20"/>
        </w:rPr>
        <w:t xml:space="preserve"> 7</w:t>
      </w:r>
      <w:r w:rsidRPr="004202F5">
        <w:rPr>
          <w:rFonts w:ascii="Times New Roman" w:hAnsi="Times New Roman" w:cs="Times New Roman"/>
          <w:sz w:val="20"/>
          <w:szCs w:val="20"/>
        </w:rPr>
        <w:t xml:space="preserve"> Box plot of pre-harvest sprouting rate for different haplotypes (HAP) and </w:t>
      </w:r>
      <w:proofErr w:type="spellStart"/>
      <w:r>
        <w:rPr>
          <w:rFonts w:ascii="Times New Roman" w:hAnsi="Times New Roman" w:cs="Times New Roman"/>
          <w:sz w:val="20"/>
          <w:szCs w:val="20"/>
        </w:rPr>
        <w:t>Tukey’s</w:t>
      </w:r>
      <w:proofErr w:type="spellEnd"/>
      <w:r>
        <w:rPr>
          <w:rFonts w:ascii="Times New Roman" w:hAnsi="Times New Roman" w:cs="Times New Roman"/>
          <w:sz w:val="20"/>
          <w:szCs w:val="20"/>
        </w:rPr>
        <w:t xml:space="preserve"> </w:t>
      </w:r>
      <w:r w:rsidRPr="004202F5">
        <w:rPr>
          <w:rFonts w:ascii="Times New Roman" w:hAnsi="Times New Roman" w:cs="Times New Roman"/>
          <w:sz w:val="20"/>
          <w:szCs w:val="20"/>
        </w:rPr>
        <w:t>multiple comparing among the elite breeding lines</w:t>
      </w:r>
    </w:p>
    <w:p w14:paraId="0C4B811F"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4202F5">
        <w:rPr>
          <w:rFonts w:ascii="Times New Roman" w:hAnsi="Times New Roman" w:cs="Times New Roman"/>
          <w:sz w:val="20"/>
          <w:szCs w:val="20"/>
        </w:rPr>
        <w:t xml:space="preserve">1) S means susceptible allele to pre-harvest sprouting; R means resistant allele to pre-harvest sprouting. </w:t>
      </w:r>
    </w:p>
    <w:p w14:paraId="47A53A88"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4202F5">
        <w:rPr>
          <w:rFonts w:ascii="Times New Roman" w:hAnsi="Times New Roman" w:cs="Times New Roman"/>
          <w:sz w:val="20"/>
          <w:szCs w:val="20"/>
        </w:rPr>
        <w:t>2) Diamond is the mean; horizontal line within box is the median; the bars above and below box are the 90 percentile and 10 percentile respectively.</w:t>
      </w:r>
    </w:p>
    <w:p w14:paraId="28C35D0F" w14:textId="77777777" w:rsidR="008B40F5" w:rsidRPr="004202F5" w:rsidRDefault="008B40F5" w:rsidP="006814D8">
      <w:pPr>
        <w:tabs>
          <w:tab w:val="left" w:pos="2835"/>
          <w:tab w:val="left" w:pos="2977"/>
          <w:tab w:val="left" w:pos="3402"/>
        </w:tabs>
        <w:ind w:rightChars="345" w:right="828" w:hanging="1"/>
        <w:contextualSpacing/>
        <w:rPr>
          <w:rFonts w:ascii="Times New Roman" w:hAnsi="Times New Roman" w:cs="Times New Roman"/>
          <w:sz w:val="20"/>
          <w:szCs w:val="20"/>
        </w:rPr>
      </w:pPr>
      <w:r w:rsidRPr="004202F5">
        <w:rPr>
          <w:rFonts w:ascii="Times New Roman" w:hAnsi="Times New Roman" w:cs="Times New Roman"/>
          <w:sz w:val="20"/>
          <w:szCs w:val="20"/>
        </w:rPr>
        <w:t xml:space="preserve">3) Different letters above the histograms mean the significant difference by multiple comparing (p&lt;0.01). </w:t>
      </w:r>
    </w:p>
    <w:p w14:paraId="69D5C045" w14:textId="77777777" w:rsidR="008B40F5" w:rsidRPr="007C1DDE" w:rsidRDefault="008B40F5" w:rsidP="006814D8">
      <w:pPr>
        <w:tabs>
          <w:tab w:val="left" w:pos="2835"/>
          <w:tab w:val="left" w:pos="2977"/>
          <w:tab w:val="left" w:pos="3402"/>
        </w:tabs>
        <w:ind w:rightChars="345" w:right="828" w:hanging="1"/>
        <w:contextualSpacing/>
        <w:rPr>
          <w:rFonts w:ascii="Times New Roman" w:hAnsi="Times New Roman" w:cs="Times New Roman"/>
        </w:rPr>
      </w:pPr>
    </w:p>
    <w:p w14:paraId="483DFD45" w14:textId="77777777" w:rsidR="008B40F5" w:rsidRPr="007C1DDE"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rPr>
      </w:pPr>
    </w:p>
    <w:p w14:paraId="0D2A109E" w14:textId="77777777" w:rsidR="008B40F5" w:rsidRPr="007C1DDE"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rPr>
      </w:pPr>
    </w:p>
    <w:p w14:paraId="21CC3AFE" w14:textId="77777777" w:rsidR="008B40F5" w:rsidRPr="007C1DDE" w:rsidRDefault="008B40F5" w:rsidP="006814D8">
      <w:pPr>
        <w:tabs>
          <w:tab w:val="left" w:pos="2835"/>
          <w:tab w:val="left" w:pos="2977"/>
          <w:tab w:val="left" w:pos="3402"/>
        </w:tabs>
        <w:ind w:rightChars="345" w:right="828" w:hanging="1"/>
        <w:contextualSpacing/>
        <w:rPr>
          <w:rFonts w:ascii="Times New Roman" w:eastAsia="Times New Roman" w:hAnsi="Times New Roman" w:cs="Times New Roman"/>
        </w:rPr>
      </w:pPr>
    </w:p>
    <w:p w14:paraId="32FFE197" w14:textId="752391BA" w:rsidR="00441E62" w:rsidRDefault="00441E62" w:rsidP="006814D8">
      <w:pPr>
        <w:tabs>
          <w:tab w:val="left" w:pos="2835"/>
          <w:tab w:val="left" w:pos="2977"/>
          <w:tab w:val="left" w:pos="3402"/>
        </w:tabs>
        <w:ind w:rightChars="345" w:right="828"/>
        <w:contextualSpacing/>
        <w:rPr>
          <w:rFonts w:ascii="Times New Roman" w:hAnsi="Times New Roman" w:cs="Times New Roman"/>
        </w:rPr>
      </w:pPr>
      <w:r>
        <w:rPr>
          <w:rFonts w:ascii="Times New Roman" w:hAnsi="Times New Roman" w:cs="Times New Roman"/>
        </w:rPr>
        <w:br w:type="page"/>
      </w:r>
    </w:p>
    <w:p w14:paraId="7B4A1413" w14:textId="47B55109" w:rsidR="00321285" w:rsidRPr="005A16D3" w:rsidRDefault="005A16D3" w:rsidP="006814D8">
      <w:pPr>
        <w:tabs>
          <w:tab w:val="left" w:pos="2835"/>
          <w:tab w:val="left" w:pos="2977"/>
          <w:tab w:val="left" w:pos="3402"/>
        </w:tabs>
        <w:ind w:rightChars="345" w:right="828"/>
        <w:contextualSpacing/>
        <w:rPr>
          <w:rFonts w:ascii="Times New Roman" w:hAnsi="Times New Roman" w:cs="Times New Roman"/>
          <w:b/>
          <w:sz w:val="32"/>
          <w:szCs w:val="32"/>
        </w:rPr>
      </w:pPr>
      <w:r w:rsidRPr="005A16D3">
        <w:rPr>
          <w:rFonts w:ascii="Times New Roman" w:hAnsi="Times New Roman" w:cs="Times New Roman"/>
          <w:b/>
          <w:sz w:val="32"/>
          <w:szCs w:val="32"/>
        </w:rPr>
        <w:t>Ref</w:t>
      </w:r>
      <w:r>
        <w:rPr>
          <w:rFonts w:ascii="Times New Roman" w:hAnsi="Times New Roman" w:cs="Times New Roman"/>
          <w:b/>
          <w:sz w:val="32"/>
          <w:szCs w:val="32"/>
        </w:rPr>
        <w:t>e</w:t>
      </w:r>
      <w:r w:rsidRPr="005A16D3">
        <w:rPr>
          <w:rFonts w:ascii="Times New Roman" w:hAnsi="Times New Roman" w:cs="Times New Roman"/>
          <w:b/>
          <w:sz w:val="32"/>
          <w:szCs w:val="32"/>
        </w:rPr>
        <w:t>ren</w:t>
      </w:r>
      <w:r>
        <w:rPr>
          <w:rFonts w:ascii="Times New Roman" w:hAnsi="Times New Roman" w:cs="Times New Roman"/>
          <w:b/>
          <w:sz w:val="32"/>
          <w:szCs w:val="32"/>
        </w:rPr>
        <w:t>c</w:t>
      </w:r>
      <w:r w:rsidRPr="005A16D3">
        <w:rPr>
          <w:rFonts w:ascii="Times New Roman" w:hAnsi="Times New Roman" w:cs="Times New Roman"/>
          <w:b/>
          <w:sz w:val="32"/>
          <w:szCs w:val="32"/>
        </w:rPr>
        <w:t>es</w:t>
      </w:r>
      <w:r w:rsidR="001709AA" w:rsidRPr="005A16D3">
        <w:rPr>
          <w:rFonts w:ascii="Times New Roman" w:hAnsi="Times New Roman" w:cs="Times New Roman"/>
          <w:b/>
          <w:sz w:val="32"/>
          <w:szCs w:val="32"/>
        </w:rPr>
        <w:t>:</w:t>
      </w:r>
    </w:p>
    <w:p w14:paraId="00CD4D35" w14:textId="77777777" w:rsidR="00E077F8" w:rsidRPr="00E077F8" w:rsidRDefault="00EE5140" w:rsidP="00E077F8">
      <w:pPr>
        <w:pStyle w:val="EndNoteBibliography"/>
        <w:ind w:left="720" w:hanging="720"/>
        <w:rPr>
          <w:noProof/>
        </w:rPr>
      </w:pPr>
      <w:r w:rsidRPr="007C1DDE">
        <w:rPr>
          <w:rFonts w:ascii="Times New Roman" w:hAnsi="Times New Roman" w:cs="Times New Roman"/>
        </w:rPr>
        <w:fldChar w:fldCharType="begin"/>
      </w:r>
      <w:r w:rsidRPr="007C1DDE">
        <w:rPr>
          <w:rFonts w:ascii="Times New Roman" w:hAnsi="Times New Roman" w:cs="Times New Roman"/>
        </w:rPr>
        <w:instrText xml:space="preserve"> ADDIN EN.REFLIST </w:instrText>
      </w:r>
      <w:r w:rsidRPr="007C1DDE">
        <w:rPr>
          <w:rFonts w:ascii="Times New Roman" w:hAnsi="Times New Roman" w:cs="Times New Roman"/>
        </w:rPr>
        <w:fldChar w:fldCharType="separate"/>
      </w:r>
      <w:r w:rsidR="00E077F8" w:rsidRPr="00E077F8">
        <w:rPr>
          <w:noProof/>
        </w:rPr>
        <w:t>Albrecht, T., M. Oberforster, H. Kempf, L. Ramgraber, J. Schacht</w:t>
      </w:r>
      <w:r w:rsidR="00E077F8" w:rsidRPr="00E077F8">
        <w:rPr>
          <w:i/>
          <w:noProof/>
        </w:rPr>
        <w:t xml:space="preserve"> et al.</w:t>
      </w:r>
      <w:r w:rsidR="00E077F8" w:rsidRPr="00E077F8">
        <w:rPr>
          <w:noProof/>
        </w:rPr>
        <w:t>, 2015 Genome-wide association mapping of preharvest sprouting resistance in a diversity panel of European winter wheats. Journal of Applied Genetics 56</w:t>
      </w:r>
      <w:r w:rsidR="00E077F8" w:rsidRPr="00E077F8">
        <w:rPr>
          <w:b/>
          <w:noProof/>
        </w:rPr>
        <w:t>:</w:t>
      </w:r>
      <w:r w:rsidR="00E077F8" w:rsidRPr="00E077F8">
        <w:rPr>
          <w:noProof/>
        </w:rPr>
        <w:t xml:space="preserve"> 277-285.</w:t>
      </w:r>
    </w:p>
    <w:p w14:paraId="5FF0E0E9" w14:textId="77777777" w:rsidR="00E077F8" w:rsidRPr="00E077F8" w:rsidRDefault="00E077F8" w:rsidP="00E077F8">
      <w:pPr>
        <w:pStyle w:val="EndNoteBibliography"/>
        <w:ind w:left="720" w:hanging="720"/>
        <w:rPr>
          <w:noProof/>
        </w:rPr>
      </w:pPr>
      <w:r w:rsidRPr="00E077F8">
        <w:rPr>
          <w:noProof/>
        </w:rPr>
        <w:t>Anderson, J. A., M. E. Sorrells and S. D. Tanksley, 1993 Rflp Analysis of Genomic Regions Associated with Resistance to Preharvest Sprouting in Wheat. Crop Science 33</w:t>
      </w:r>
      <w:r w:rsidRPr="00E077F8">
        <w:rPr>
          <w:b/>
          <w:noProof/>
        </w:rPr>
        <w:t>:</w:t>
      </w:r>
      <w:r w:rsidRPr="00E077F8">
        <w:rPr>
          <w:noProof/>
        </w:rPr>
        <w:t xml:space="preserve"> 453-459.</w:t>
      </w:r>
    </w:p>
    <w:p w14:paraId="60600FA5" w14:textId="77777777" w:rsidR="00E077F8" w:rsidRPr="00E077F8" w:rsidRDefault="00E077F8" w:rsidP="00E077F8">
      <w:pPr>
        <w:pStyle w:val="EndNoteBibliography"/>
        <w:ind w:left="720" w:hanging="720"/>
        <w:rPr>
          <w:noProof/>
        </w:rPr>
      </w:pPr>
      <w:r w:rsidRPr="00E077F8">
        <w:rPr>
          <w:noProof/>
        </w:rPr>
        <w:t>Barendse, W., 2011 Haplotype Analysis Improved Evidence for Candidate Genes for Intramuscular Fat Percentage from a Genome Wide Association Study of Cattle. Plos One 6.</w:t>
      </w:r>
    </w:p>
    <w:p w14:paraId="2D9639E6" w14:textId="77777777" w:rsidR="00E077F8" w:rsidRPr="00E077F8" w:rsidRDefault="00E077F8" w:rsidP="00E077F8">
      <w:pPr>
        <w:pStyle w:val="EndNoteBibliography"/>
        <w:ind w:left="720" w:hanging="720"/>
        <w:rPr>
          <w:noProof/>
        </w:rPr>
      </w:pPr>
      <w:r w:rsidRPr="00E077F8">
        <w:rPr>
          <w:noProof/>
        </w:rPr>
        <w:t>Barrero, J. M., C. Cavanagh, K. L. Verbyla, J. F. G. Tibbits, A. P. Verbyla</w:t>
      </w:r>
      <w:r w:rsidRPr="00E077F8">
        <w:rPr>
          <w:i/>
          <w:noProof/>
        </w:rPr>
        <w:t xml:space="preserve"> et al.</w:t>
      </w:r>
      <w:r w:rsidRPr="00E077F8">
        <w:rPr>
          <w:noProof/>
        </w:rPr>
        <w:t>, 2015 Transcriptomic analysis of wheat near-isogenic lines identifies PM19-A1 and A2 as candidates for a major dormancy QTL. Genome Biology 16.</w:t>
      </w:r>
    </w:p>
    <w:p w14:paraId="38634482" w14:textId="77777777" w:rsidR="00E077F8" w:rsidRPr="00E077F8" w:rsidRDefault="00E077F8" w:rsidP="00E077F8">
      <w:pPr>
        <w:pStyle w:val="EndNoteBibliography"/>
        <w:ind w:left="720" w:hanging="720"/>
        <w:rPr>
          <w:noProof/>
        </w:rPr>
      </w:pPr>
      <w:r w:rsidRPr="00E077F8">
        <w:rPr>
          <w:noProof/>
        </w:rPr>
        <w:t>Benech-Arnold, R., 2009 Pre-harvest sprouting in cereals. Euphytica 168</w:t>
      </w:r>
      <w:r w:rsidRPr="00E077F8">
        <w:rPr>
          <w:b/>
          <w:noProof/>
        </w:rPr>
        <w:t>:</w:t>
      </w:r>
      <w:r w:rsidRPr="00E077F8">
        <w:rPr>
          <w:noProof/>
        </w:rPr>
        <w:t xml:space="preserve"> 289-289.</w:t>
      </w:r>
    </w:p>
    <w:p w14:paraId="7D72E485" w14:textId="77777777" w:rsidR="00E077F8" w:rsidRPr="00E077F8" w:rsidRDefault="00E077F8" w:rsidP="00E077F8">
      <w:pPr>
        <w:pStyle w:val="EndNoteBibliography"/>
        <w:ind w:left="720" w:hanging="720"/>
        <w:rPr>
          <w:noProof/>
        </w:rPr>
      </w:pPr>
      <w:r w:rsidRPr="00E077F8">
        <w:rPr>
          <w:noProof/>
        </w:rPr>
        <w:t>Bi, H. H., Y. W. Sun, Y. G. Xiao and L. Q. Xia, 2014 Characterization of DFR allelic variations and their associations with pre-harvest sprouting resistance in a set of red-grained Chinese wheat germplasm. Euphytica 195</w:t>
      </w:r>
      <w:r w:rsidRPr="00E077F8">
        <w:rPr>
          <w:b/>
          <w:noProof/>
        </w:rPr>
        <w:t>:</w:t>
      </w:r>
      <w:r w:rsidRPr="00E077F8">
        <w:rPr>
          <w:noProof/>
        </w:rPr>
        <w:t xml:space="preserve"> 197-207.</w:t>
      </w:r>
    </w:p>
    <w:p w14:paraId="73A410CD" w14:textId="77777777" w:rsidR="00E077F8" w:rsidRPr="00E077F8" w:rsidRDefault="00E077F8" w:rsidP="00E077F8">
      <w:pPr>
        <w:pStyle w:val="EndNoteBibliography"/>
        <w:ind w:left="720" w:hanging="720"/>
        <w:rPr>
          <w:noProof/>
        </w:rPr>
      </w:pPr>
      <w:r w:rsidRPr="00E077F8">
        <w:rPr>
          <w:noProof/>
        </w:rPr>
        <w:t>Bickel, R. D., A. Kopp and S. V. Nuzhdin, 2011 Composite Effects of Polymorphisms near Multiple Regulatory Elements Create a Major-Effect QTL. Plos Genetics 7.</w:t>
      </w:r>
    </w:p>
    <w:p w14:paraId="52D0E867" w14:textId="77777777" w:rsidR="00E077F8" w:rsidRPr="00E077F8" w:rsidRDefault="00E077F8" w:rsidP="00E077F8">
      <w:pPr>
        <w:pStyle w:val="EndNoteBibliography"/>
        <w:ind w:left="720" w:hanging="720"/>
        <w:rPr>
          <w:noProof/>
        </w:rPr>
      </w:pPr>
      <w:r w:rsidRPr="00E077F8">
        <w:rPr>
          <w:noProof/>
        </w:rPr>
        <w:t>Cabral, A. L., M. C. Jordan, C. A. McCartney, F. M. You, D. G. Humphreys</w:t>
      </w:r>
      <w:r w:rsidRPr="00E077F8">
        <w:rPr>
          <w:i/>
          <w:noProof/>
        </w:rPr>
        <w:t xml:space="preserve"> et al.</w:t>
      </w:r>
      <w:r w:rsidRPr="00E077F8">
        <w:rPr>
          <w:noProof/>
        </w:rPr>
        <w:t>, 2014 Identification of candidate genes, regions and markers for pre-harvest sprouting resistance in wheat (Triticum aestivum L.). Bmc Plant Biology 14.</w:t>
      </w:r>
    </w:p>
    <w:p w14:paraId="09DD71DE" w14:textId="77777777" w:rsidR="00E077F8" w:rsidRPr="00E077F8" w:rsidRDefault="00E077F8" w:rsidP="00E077F8">
      <w:pPr>
        <w:pStyle w:val="EndNoteBibliography"/>
        <w:ind w:left="720" w:hanging="720"/>
        <w:rPr>
          <w:noProof/>
        </w:rPr>
      </w:pPr>
      <w:r w:rsidRPr="00E077F8">
        <w:rPr>
          <w:noProof/>
        </w:rPr>
        <w:t>Cao, L. Z., K. Hayashi, M. Tokui, M. Mori, H. Miura</w:t>
      </w:r>
      <w:r w:rsidRPr="00E077F8">
        <w:rPr>
          <w:i/>
          <w:noProof/>
        </w:rPr>
        <w:t xml:space="preserve"> et al.</w:t>
      </w:r>
      <w:r w:rsidRPr="00E077F8">
        <w:rPr>
          <w:noProof/>
        </w:rPr>
        <w:t>, 2016 Detection of QTLs for traits associated with pre-harvest sprouting resistance in bread wheat (Triticum aestivum L.). Breeding Science 662</w:t>
      </w:r>
      <w:r w:rsidRPr="00E077F8">
        <w:rPr>
          <w:b/>
          <w:noProof/>
        </w:rPr>
        <w:t>:</w:t>
      </w:r>
      <w:r w:rsidRPr="00E077F8">
        <w:rPr>
          <w:noProof/>
        </w:rPr>
        <w:t xml:space="preserve"> 260-270.</w:t>
      </w:r>
    </w:p>
    <w:p w14:paraId="7E5154BB" w14:textId="77777777" w:rsidR="00E077F8" w:rsidRPr="00E077F8" w:rsidRDefault="00E077F8" w:rsidP="00E077F8">
      <w:pPr>
        <w:pStyle w:val="EndNoteBibliography"/>
        <w:ind w:left="720" w:hanging="720"/>
        <w:rPr>
          <w:noProof/>
        </w:rPr>
      </w:pPr>
      <w:r w:rsidRPr="00E077F8">
        <w:rPr>
          <w:noProof/>
        </w:rPr>
        <w:t>Chapman, J. A., M. Mascher, A. Buluc, K. Barry, E. Georganas</w:t>
      </w:r>
      <w:r w:rsidRPr="00E077F8">
        <w:rPr>
          <w:i/>
          <w:noProof/>
        </w:rPr>
        <w:t xml:space="preserve"> et al.</w:t>
      </w:r>
      <w:r w:rsidRPr="00E077F8">
        <w:rPr>
          <w:noProof/>
        </w:rPr>
        <w:t>, 2015 A whole-genome shotgun approach for assembling and anchoring the hexaploid bread wheat genome. Genome Biology 16.</w:t>
      </w:r>
    </w:p>
    <w:p w14:paraId="2DE944DA" w14:textId="77777777" w:rsidR="00E077F8" w:rsidRPr="00E077F8" w:rsidRDefault="00E077F8" w:rsidP="00E077F8">
      <w:pPr>
        <w:pStyle w:val="EndNoteBibliography"/>
        <w:ind w:left="720" w:hanging="720"/>
        <w:rPr>
          <w:noProof/>
        </w:rPr>
      </w:pPr>
      <w:r w:rsidRPr="00E077F8">
        <w:rPr>
          <w:noProof/>
        </w:rPr>
        <w:t>Chen, C., S. E. Mitchell, R. J. Elshire, E. S. Buckler and Y. A. El-Kassaby, 2013 Mining conifers' mega-genome using rapid and efficient multiplexed high-throughput genotyping-by-sequencing (GBS) SNP discovery platform. Tree Genetics &amp; Genomes 9</w:t>
      </w:r>
      <w:r w:rsidRPr="00E077F8">
        <w:rPr>
          <w:b/>
          <w:noProof/>
        </w:rPr>
        <w:t>:</w:t>
      </w:r>
      <w:r w:rsidRPr="00E077F8">
        <w:rPr>
          <w:noProof/>
        </w:rPr>
        <w:t xml:space="preserve"> 1537-1544.</w:t>
      </w:r>
    </w:p>
    <w:p w14:paraId="72FBAAD0" w14:textId="77777777" w:rsidR="00E077F8" w:rsidRPr="00E077F8" w:rsidRDefault="00E077F8" w:rsidP="00E077F8">
      <w:pPr>
        <w:pStyle w:val="EndNoteBibliography"/>
        <w:ind w:left="720" w:hanging="720"/>
        <w:rPr>
          <w:noProof/>
        </w:rPr>
      </w:pPr>
      <w:r w:rsidRPr="00E077F8">
        <w:rPr>
          <w:noProof/>
        </w:rPr>
        <w:t>Chen, C. X., S. B. Cai and G. H. Bai, 2008 A major QTL controlling seed dormancy and pre-harvest sprouting resistance on chromosome 4A in a Chinese wheat landrace. Molecular Breeding 21</w:t>
      </w:r>
      <w:r w:rsidRPr="00E077F8">
        <w:rPr>
          <w:b/>
          <w:noProof/>
        </w:rPr>
        <w:t>:</w:t>
      </w:r>
      <w:r w:rsidRPr="00E077F8">
        <w:rPr>
          <w:noProof/>
        </w:rPr>
        <w:t xml:space="preserve"> 351-358.</w:t>
      </w:r>
    </w:p>
    <w:p w14:paraId="3D264716" w14:textId="77777777" w:rsidR="00E077F8" w:rsidRPr="00E077F8" w:rsidRDefault="00E077F8" w:rsidP="00E077F8">
      <w:pPr>
        <w:pStyle w:val="EndNoteBibliography"/>
        <w:ind w:left="720" w:hanging="720"/>
        <w:rPr>
          <w:noProof/>
        </w:rPr>
      </w:pPr>
      <w:r w:rsidRPr="00E077F8">
        <w:rPr>
          <w:noProof/>
        </w:rPr>
        <w:t>Chono, M., H. Matsunaka, M. Seki, M. Fujita, C. Kiribuchi-Otobe</w:t>
      </w:r>
      <w:r w:rsidRPr="00E077F8">
        <w:rPr>
          <w:i/>
          <w:noProof/>
        </w:rPr>
        <w:t xml:space="preserve"> et al.</w:t>
      </w:r>
      <w:r w:rsidRPr="00E077F8">
        <w:rPr>
          <w:noProof/>
        </w:rPr>
        <w:t>, 2015 Molecular and genealogical analysis of grain dormancy in Japanese wheat varieties, with specific focus on MOTHER OF FT AND TFL1 on chromosome 3A. Breeding Science 65</w:t>
      </w:r>
      <w:r w:rsidRPr="00E077F8">
        <w:rPr>
          <w:b/>
          <w:noProof/>
        </w:rPr>
        <w:t>:</w:t>
      </w:r>
      <w:r w:rsidRPr="00E077F8">
        <w:rPr>
          <w:noProof/>
        </w:rPr>
        <w:t xml:space="preserve"> 103-109.</w:t>
      </w:r>
    </w:p>
    <w:p w14:paraId="35F7E07C" w14:textId="77777777" w:rsidR="00E077F8" w:rsidRPr="00E077F8" w:rsidRDefault="00E077F8" w:rsidP="00E077F8">
      <w:pPr>
        <w:pStyle w:val="EndNoteBibliography"/>
        <w:ind w:left="720" w:hanging="720"/>
        <w:rPr>
          <w:noProof/>
        </w:rPr>
      </w:pPr>
      <w:r w:rsidRPr="00E077F8">
        <w:rPr>
          <w:noProof/>
        </w:rPr>
        <w:t>DePauw, R. M., R. E. Knox, A. K. Singh, S. L. Fox, D. G. Humphreys</w:t>
      </w:r>
      <w:r w:rsidRPr="00E077F8">
        <w:rPr>
          <w:i/>
          <w:noProof/>
        </w:rPr>
        <w:t xml:space="preserve"> et al.</w:t>
      </w:r>
      <w:r w:rsidRPr="00E077F8">
        <w:rPr>
          <w:noProof/>
        </w:rPr>
        <w:t>, 2012 Developing standardized methods for breeding preharvest sprouting resistant wheat, challenges and successes in Canadian wheat. Euphytica 188</w:t>
      </w:r>
      <w:r w:rsidRPr="00E077F8">
        <w:rPr>
          <w:b/>
          <w:noProof/>
        </w:rPr>
        <w:t>:</w:t>
      </w:r>
      <w:r w:rsidRPr="00E077F8">
        <w:rPr>
          <w:noProof/>
        </w:rPr>
        <w:t xml:space="preserve"> 7-14.</w:t>
      </w:r>
    </w:p>
    <w:p w14:paraId="3DF63636" w14:textId="77777777" w:rsidR="00E077F8" w:rsidRPr="00E077F8" w:rsidRDefault="00E077F8" w:rsidP="00E077F8">
      <w:pPr>
        <w:pStyle w:val="EndNoteBibliography"/>
        <w:ind w:left="720" w:hanging="720"/>
        <w:rPr>
          <w:noProof/>
        </w:rPr>
      </w:pPr>
      <w:r w:rsidRPr="00E077F8">
        <w:rPr>
          <w:noProof/>
        </w:rPr>
        <w:t>Fakthongphan, J., G. H. Bai, P. St Amand, R. A. Graybosch and P. S. Baenziger, 2016 Identification of markers linked to genes for sprouting tolerance (independent of grain color) in hard white winter wheat (HWWW). Theoretical and Applied Genetics 129</w:t>
      </w:r>
      <w:r w:rsidRPr="00E077F8">
        <w:rPr>
          <w:b/>
          <w:noProof/>
        </w:rPr>
        <w:t>:</w:t>
      </w:r>
      <w:r w:rsidRPr="00E077F8">
        <w:rPr>
          <w:noProof/>
        </w:rPr>
        <w:t xml:space="preserve"> 419-430.</w:t>
      </w:r>
    </w:p>
    <w:p w14:paraId="4090A107" w14:textId="77777777" w:rsidR="00E077F8" w:rsidRPr="00E077F8" w:rsidRDefault="00E077F8" w:rsidP="00E077F8">
      <w:pPr>
        <w:pStyle w:val="EndNoteBibliography"/>
        <w:ind w:left="720" w:hanging="720"/>
        <w:rPr>
          <w:noProof/>
        </w:rPr>
      </w:pPr>
      <w:r w:rsidRPr="00E077F8">
        <w:rPr>
          <w:noProof/>
        </w:rPr>
        <w:t>Finch-Savage, W. E., and G. Leubner-Metzger, 2006 Seed dormancy and the control of germination. New Phytologist 171</w:t>
      </w:r>
      <w:r w:rsidRPr="00E077F8">
        <w:rPr>
          <w:b/>
          <w:noProof/>
        </w:rPr>
        <w:t>:</w:t>
      </w:r>
      <w:r w:rsidRPr="00E077F8">
        <w:rPr>
          <w:noProof/>
        </w:rPr>
        <w:t xml:space="preserve"> 501-523.</w:t>
      </w:r>
    </w:p>
    <w:p w14:paraId="7A4BE337" w14:textId="77777777" w:rsidR="00E077F8" w:rsidRPr="00E077F8" w:rsidRDefault="00E077F8" w:rsidP="00E077F8">
      <w:pPr>
        <w:pStyle w:val="EndNoteBibliography"/>
        <w:ind w:left="720" w:hanging="720"/>
        <w:rPr>
          <w:noProof/>
        </w:rPr>
      </w:pPr>
      <w:r w:rsidRPr="00E077F8">
        <w:rPr>
          <w:noProof/>
        </w:rPr>
        <w:t>Flintham, J., R. Adlam, M. Bassoi, M. Holdsworth and M. Gale, 2002 Mapping genes for resistance to sprouting damage in wheat. Euphytica 126</w:t>
      </w:r>
      <w:r w:rsidRPr="00E077F8">
        <w:rPr>
          <w:b/>
          <w:noProof/>
        </w:rPr>
        <w:t>:</w:t>
      </w:r>
      <w:r w:rsidRPr="00E077F8">
        <w:rPr>
          <w:noProof/>
        </w:rPr>
        <w:t xml:space="preserve"> 39-45.</w:t>
      </w:r>
    </w:p>
    <w:p w14:paraId="0381AE83" w14:textId="77777777" w:rsidR="00E077F8" w:rsidRPr="00E077F8" w:rsidRDefault="00E077F8" w:rsidP="00E077F8">
      <w:pPr>
        <w:pStyle w:val="EndNoteBibliography"/>
        <w:ind w:left="720" w:hanging="720"/>
        <w:rPr>
          <w:noProof/>
        </w:rPr>
      </w:pPr>
      <w:r w:rsidRPr="00E077F8">
        <w:rPr>
          <w:noProof/>
        </w:rPr>
        <w:t>Flintham, J. E., 2000 Different genetic components control coat-imposed and embryo-imposed dormancy in wheat. Seed Science Research 10</w:t>
      </w:r>
      <w:r w:rsidRPr="00E077F8">
        <w:rPr>
          <w:b/>
          <w:noProof/>
        </w:rPr>
        <w:t>:</w:t>
      </w:r>
      <w:r w:rsidRPr="00E077F8">
        <w:rPr>
          <w:noProof/>
        </w:rPr>
        <w:t xml:space="preserve"> 43-50.</w:t>
      </w:r>
    </w:p>
    <w:p w14:paraId="6662E062" w14:textId="77777777" w:rsidR="00E077F8" w:rsidRPr="00E077F8" w:rsidRDefault="00E077F8" w:rsidP="00E077F8">
      <w:pPr>
        <w:pStyle w:val="EndNoteBibliography"/>
        <w:ind w:left="720" w:hanging="720"/>
        <w:rPr>
          <w:noProof/>
        </w:rPr>
      </w:pPr>
      <w:r w:rsidRPr="00E077F8">
        <w:rPr>
          <w:noProof/>
        </w:rPr>
        <w:t>Galan, J. J., E. Guarducci, F. Nuti, A. Gonzalez, M. Ruiz</w:t>
      </w:r>
      <w:r w:rsidRPr="00E077F8">
        <w:rPr>
          <w:i/>
          <w:noProof/>
        </w:rPr>
        <w:t xml:space="preserve"> et al.</w:t>
      </w:r>
      <w:r w:rsidRPr="00E077F8">
        <w:rPr>
          <w:noProof/>
        </w:rPr>
        <w:t>, 2007 Molecular analysis of estrogen receptor alpha gene AGATA haplotype and SNP12 in European populations: potential protective effect for cryptorchidism and lack of association with male infertility. Human Reproduction 22</w:t>
      </w:r>
      <w:r w:rsidRPr="00E077F8">
        <w:rPr>
          <w:b/>
          <w:noProof/>
        </w:rPr>
        <w:t>:</w:t>
      </w:r>
      <w:r w:rsidRPr="00E077F8">
        <w:rPr>
          <w:noProof/>
        </w:rPr>
        <w:t xml:space="preserve"> 444-449.</w:t>
      </w:r>
    </w:p>
    <w:p w14:paraId="108FC208" w14:textId="77777777" w:rsidR="00E077F8" w:rsidRPr="00E077F8" w:rsidRDefault="00E077F8" w:rsidP="00E077F8">
      <w:pPr>
        <w:pStyle w:val="EndNoteBibliography"/>
        <w:ind w:left="720" w:hanging="720"/>
        <w:rPr>
          <w:noProof/>
        </w:rPr>
      </w:pPr>
      <w:r w:rsidRPr="00E077F8">
        <w:rPr>
          <w:noProof/>
        </w:rPr>
        <w:t>Gao, F., and B. T. Ayele, 2014 Functional genomics of seed dormancy in wheat: advances and prospects. Front Plant Sci 5</w:t>
      </w:r>
      <w:r w:rsidRPr="00E077F8">
        <w:rPr>
          <w:b/>
          <w:noProof/>
        </w:rPr>
        <w:t>:</w:t>
      </w:r>
      <w:r w:rsidRPr="00E077F8">
        <w:rPr>
          <w:noProof/>
        </w:rPr>
        <w:t xml:space="preserve"> 458.</w:t>
      </w:r>
    </w:p>
    <w:p w14:paraId="7CBA60B9" w14:textId="77777777" w:rsidR="00E077F8" w:rsidRPr="00E077F8" w:rsidRDefault="00E077F8" w:rsidP="00E077F8">
      <w:pPr>
        <w:pStyle w:val="EndNoteBibliography"/>
        <w:ind w:left="720" w:hanging="720"/>
        <w:rPr>
          <w:noProof/>
        </w:rPr>
      </w:pPr>
      <w:r w:rsidRPr="00E077F8">
        <w:rPr>
          <w:noProof/>
        </w:rPr>
        <w:t>Gao, X., C. H. Hu, H. Z. Li, Y. J. Yao, M. Meng</w:t>
      </w:r>
      <w:r w:rsidRPr="00E077F8">
        <w:rPr>
          <w:i/>
          <w:noProof/>
        </w:rPr>
        <w:t xml:space="preserve"> et al.</w:t>
      </w:r>
      <w:r w:rsidRPr="00E077F8">
        <w:rPr>
          <w:noProof/>
        </w:rPr>
        <w:t>, 2013 Factors Affecting Pre-Harvest Sprouting Resistance in Wheat (Triticum Aestivum L.): A Review. Journal of Animal and Plant Sciences 23</w:t>
      </w:r>
      <w:r w:rsidRPr="00E077F8">
        <w:rPr>
          <w:b/>
          <w:noProof/>
        </w:rPr>
        <w:t>:</w:t>
      </w:r>
      <w:r w:rsidRPr="00E077F8">
        <w:rPr>
          <w:noProof/>
        </w:rPr>
        <w:t xml:space="preserve"> 556-565.</w:t>
      </w:r>
    </w:p>
    <w:p w14:paraId="199C876A" w14:textId="77777777" w:rsidR="00E077F8" w:rsidRPr="00E077F8" w:rsidRDefault="00E077F8" w:rsidP="00E077F8">
      <w:pPr>
        <w:pStyle w:val="EndNoteBibliography"/>
        <w:ind w:left="720" w:hanging="720"/>
        <w:rPr>
          <w:noProof/>
        </w:rPr>
      </w:pPr>
      <w:r w:rsidRPr="00E077F8">
        <w:rPr>
          <w:noProof/>
        </w:rPr>
        <w:t>Groos, C., G. Gay, M. R. Perretant, L. Gervais, M. Bernard</w:t>
      </w:r>
      <w:r w:rsidRPr="00E077F8">
        <w:rPr>
          <w:i/>
          <w:noProof/>
        </w:rPr>
        <w:t xml:space="preserve"> et al.</w:t>
      </w:r>
      <w:r w:rsidRPr="00E077F8">
        <w:rPr>
          <w:noProof/>
        </w:rPr>
        <w:t>, 2002 Study of the relationship between pre-harvest sprouting and grain color by quantitative trait loci analysis in a whitexred grain bread-wheat cross. Theoretical and Applied Genetics 104</w:t>
      </w:r>
      <w:r w:rsidRPr="00E077F8">
        <w:rPr>
          <w:b/>
          <w:noProof/>
        </w:rPr>
        <w:t>:</w:t>
      </w:r>
      <w:r w:rsidRPr="00E077F8">
        <w:rPr>
          <w:noProof/>
        </w:rPr>
        <w:t xml:space="preserve"> 39-47.</w:t>
      </w:r>
    </w:p>
    <w:p w14:paraId="19715C22" w14:textId="77777777" w:rsidR="00E077F8" w:rsidRPr="00E077F8" w:rsidRDefault="00E077F8" w:rsidP="00E077F8">
      <w:pPr>
        <w:pStyle w:val="EndNoteBibliography"/>
        <w:ind w:left="720" w:hanging="720"/>
        <w:rPr>
          <w:noProof/>
        </w:rPr>
      </w:pPr>
      <w:r w:rsidRPr="00E077F8">
        <w:rPr>
          <w:noProof/>
        </w:rPr>
        <w:t>Gubler, F., A. A. Millar and J. V. Jacobsen, 2005 Dormancy release, ABA and pre-harvest sprouting. Curr Opin Plant Biol 8</w:t>
      </w:r>
      <w:r w:rsidRPr="00E077F8">
        <w:rPr>
          <w:b/>
          <w:noProof/>
        </w:rPr>
        <w:t>:</w:t>
      </w:r>
      <w:r w:rsidRPr="00E077F8">
        <w:rPr>
          <w:noProof/>
        </w:rPr>
        <w:t xml:space="preserve"> 183-187.</w:t>
      </w:r>
    </w:p>
    <w:p w14:paraId="11735605" w14:textId="77777777" w:rsidR="00E077F8" w:rsidRPr="00E077F8" w:rsidRDefault="00E077F8" w:rsidP="00E077F8">
      <w:pPr>
        <w:pStyle w:val="EndNoteBibliography"/>
        <w:ind w:left="720" w:hanging="720"/>
        <w:rPr>
          <w:noProof/>
        </w:rPr>
      </w:pPr>
      <w:r w:rsidRPr="00E077F8">
        <w:rPr>
          <w:noProof/>
        </w:rPr>
        <w:t>Huang, X. Q., and A. Brule-Babel, 2012 Sequence diversity, haplotype analysis, association mapping and functional marker development in the waxy and starch synthase IIa genes for grain-yield-related traits in hexaploid wheat (Triticum aestivum L.). Molecular Breeding 30</w:t>
      </w:r>
      <w:r w:rsidRPr="00E077F8">
        <w:rPr>
          <w:b/>
          <w:noProof/>
        </w:rPr>
        <w:t>:</w:t>
      </w:r>
      <w:r w:rsidRPr="00E077F8">
        <w:rPr>
          <w:noProof/>
        </w:rPr>
        <w:t xml:space="preserve"> 627-645.</w:t>
      </w:r>
    </w:p>
    <w:p w14:paraId="3DCB3129" w14:textId="77777777" w:rsidR="00E077F8" w:rsidRPr="00E077F8" w:rsidRDefault="00E077F8" w:rsidP="00E077F8">
      <w:pPr>
        <w:pStyle w:val="EndNoteBibliography"/>
        <w:ind w:left="720" w:hanging="720"/>
        <w:rPr>
          <w:noProof/>
        </w:rPr>
      </w:pPr>
      <w:r w:rsidRPr="00E077F8">
        <w:rPr>
          <w:noProof/>
        </w:rPr>
        <w:t>Hughes, K. R., C. A. Griffey, D. J. Parrish, W. E. Barbeau, E. Souza</w:t>
      </w:r>
      <w:r w:rsidRPr="00E077F8">
        <w:rPr>
          <w:i/>
          <w:noProof/>
        </w:rPr>
        <w:t xml:space="preserve"> et al.</w:t>
      </w:r>
      <w:r w:rsidRPr="00E077F8">
        <w:rPr>
          <w:noProof/>
        </w:rPr>
        <w:t>, 2010 Preharvest Sprouting Tolerance in Current Soft Red Winter Wheat Cultivars. Crop Science 50</w:t>
      </w:r>
      <w:r w:rsidRPr="00E077F8">
        <w:rPr>
          <w:b/>
          <w:noProof/>
        </w:rPr>
        <w:t>:</w:t>
      </w:r>
      <w:r w:rsidRPr="00E077F8">
        <w:rPr>
          <w:noProof/>
        </w:rPr>
        <w:t xml:space="preserve"> 1449-1457.</w:t>
      </w:r>
    </w:p>
    <w:p w14:paraId="4805CD2B" w14:textId="77777777" w:rsidR="00E077F8" w:rsidRPr="00E077F8" w:rsidRDefault="00E077F8" w:rsidP="00E077F8">
      <w:pPr>
        <w:pStyle w:val="EndNoteBibliography"/>
        <w:ind w:left="720" w:hanging="720"/>
        <w:rPr>
          <w:noProof/>
        </w:rPr>
      </w:pPr>
      <w:r w:rsidRPr="00E077F8">
        <w:rPr>
          <w:noProof/>
        </w:rPr>
        <w:t>Humphreys, D. G., R. M. DePauw, R. E. Knox, A. K. Singh, R. Cuthbert</w:t>
      </w:r>
      <w:r w:rsidRPr="00E077F8">
        <w:rPr>
          <w:i/>
          <w:noProof/>
        </w:rPr>
        <w:t xml:space="preserve"> et al.</w:t>
      </w:r>
      <w:r w:rsidRPr="00E077F8">
        <w:rPr>
          <w:noProof/>
        </w:rPr>
        <w:t>, 2012 Weathering and pre-harvest sprouting resistance. Canadian Journal of Plant Science 92</w:t>
      </w:r>
      <w:r w:rsidRPr="00E077F8">
        <w:rPr>
          <w:b/>
          <w:noProof/>
        </w:rPr>
        <w:t>:</w:t>
      </w:r>
      <w:r w:rsidRPr="00E077F8">
        <w:rPr>
          <w:noProof/>
        </w:rPr>
        <w:t xml:space="preserve"> 599-600.</w:t>
      </w:r>
    </w:p>
    <w:p w14:paraId="21AE0AEB" w14:textId="77777777" w:rsidR="00E077F8" w:rsidRPr="00E077F8" w:rsidRDefault="00E077F8" w:rsidP="00E077F8">
      <w:pPr>
        <w:pStyle w:val="EndNoteBibliography"/>
        <w:ind w:left="720" w:hanging="720"/>
        <w:rPr>
          <w:noProof/>
        </w:rPr>
      </w:pPr>
      <w:r w:rsidRPr="00E077F8">
        <w:rPr>
          <w:noProof/>
        </w:rPr>
        <w:t>Kato, K., W. Nakamura, T. Tabiki, H. Miura and S. Sawada, 2001 Detection of loci controlling seed dormancy on group 4 chromosomes of wheat and comparative mapping with rice and barley genomes. Theoretical and Applied Genetics 102</w:t>
      </w:r>
      <w:r w:rsidRPr="00E077F8">
        <w:rPr>
          <w:b/>
          <w:noProof/>
        </w:rPr>
        <w:t>:</w:t>
      </w:r>
      <w:r w:rsidRPr="00E077F8">
        <w:rPr>
          <w:noProof/>
        </w:rPr>
        <w:t xml:space="preserve"> 980-985.</w:t>
      </w:r>
    </w:p>
    <w:p w14:paraId="08B7D82D" w14:textId="77777777" w:rsidR="00E077F8" w:rsidRPr="00E077F8" w:rsidRDefault="00E077F8" w:rsidP="00E077F8">
      <w:pPr>
        <w:pStyle w:val="EndNoteBibliography"/>
        <w:ind w:left="720" w:hanging="720"/>
        <w:rPr>
          <w:noProof/>
        </w:rPr>
      </w:pPr>
      <w:r w:rsidRPr="00E077F8">
        <w:rPr>
          <w:noProof/>
        </w:rPr>
        <w:t>Knox, R. E., F. R. Clarke, J. M. Clarke, S. L. Fox, R. M. DePauw</w:t>
      </w:r>
      <w:r w:rsidRPr="00E077F8">
        <w:rPr>
          <w:i/>
          <w:noProof/>
        </w:rPr>
        <w:t xml:space="preserve"> et al.</w:t>
      </w:r>
      <w:r w:rsidRPr="00E077F8">
        <w:rPr>
          <w:noProof/>
        </w:rPr>
        <w:t>, 2012 Enhancing the identification of genetic loci and transgressive segregants for preharvest sprouting resistance in a durum wheat population. Euphytica 186</w:t>
      </w:r>
      <w:r w:rsidRPr="00E077F8">
        <w:rPr>
          <w:b/>
          <w:noProof/>
        </w:rPr>
        <w:t>:</w:t>
      </w:r>
      <w:r w:rsidRPr="00E077F8">
        <w:rPr>
          <w:noProof/>
        </w:rPr>
        <w:t xml:space="preserve"> 193-206.</w:t>
      </w:r>
    </w:p>
    <w:p w14:paraId="2B58312D" w14:textId="77777777" w:rsidR="00E077F8" w:rsidRPr="00E077F8" w:rsidRDefault="00E077F8" w:rsidP="00E077F8">
      <w:pPr>
        <w:pStyle w:val="EndNoteBibliography"/>
        <w:ind w:left="720" w:hanging="720"/>
        <w:rPr>
          <w:noProof/>
        </w:rPr>
      </w:pPr>
      <w:r w:rsidRPr="00E077F8">
        <w:rPr>
          <w:noProof/>
        </w:rPr>
        <w:t>Kulwal, P., G. Ishikawa, D. Benscher, Z. Y. Feng, L. X. Yu</w:t>
      </w:r>
      <w:r w:rsidRPr="00E077F8">
        <w:rPr>
          <w:i/>
          <w:noProof/>
        </w:rPr>
        <w:t xml:space="preserve"> et al.</w:t>
      </w:r>
      <w:r w:rsidRPr="00E077F8">
        <w:rPr>
          <w:noProof/>
        </w:rPr>
        <w:t>, 2012 Association mapping for pre-harvest sprouting resistance in white winter wheat. Theoretical and Applied Genetics 125</w:t>
      </w:r>
      <w:r w:rsidRPr="00E077F8">
        <w:rPr>
          <w:b/>
          <w:noProof/>
        </w:rPr>
        <w:t>:</w:t>
      </w:r>
      <w:r w:rsidRPr="00E077F8">
        <w:rPr>
          <w:noProof/>
        </w:rPr>
        <w:t xml:space="preserve"> 793-805.</w:t>
      </w:r>
    </w:p>
    <w:p w14:paraId="0932B1F6" w14:textId="77777777" w:rsidR="00E077F8" w:rsidRPr="00E077F8" w:rsidRDefault="00E077F8" w:rsidP="00E077F8">
      <w:pPr>
        <w:pStyle w:val="EndNoteBibliography"/>
        <w:ind w:left="720" w:hanging="720"/>
        <w:rPr>
          <w:noProof/>
        </w:rPr>
      </w:pPr>
      <w:r w:rsidRPr="00E077F8">
        <w:rPr>
          <w:noProof/>
        </w:rPr>
        <w:t>Lei, L., X. K. Zhu, S. W. Wang, M. R. Zhu, B. F. Carver</w:t>
      </w:r>
      <w:r w:rsidRPr="00E077F8">
        <w:rPr>
          <w:i/>
          <w:noProof/>
        </w:rPr>
        <w:t xml:space="preserve"> et al.</w:t>
      </w:r>
      <w:r w:rsidRPr="00E077F8">
        <w:rPr>
          <w:noProof/>
        </w:rPr>
        <w:t>, 2013 TaMFT-A1 Is Associated with Seed Germination Sensitive to Temperature in Winter Wheat. Plos One 8.</w:t>
      </w:r>
    </w:p>
    <w:p w14:paraId="779933AB" w14:textId="77777777" w:rsidR="00E077F8" w:rsidRPr="00E077F8" w:rsidRDefault="00E077F8" w:rsidP="00E077F8">
      <w:pPr>
        <w:pStyle w:val="EndNoteBibliography"/>
        <w:ind w:left="720" w:hanging="720"/>
        <w:rPr>
          <w:noProof/>
        </w:rPr>
      </w:pPr>
      <w:r w:rsidRPr="00E077F8">
        <w:rPr>
          <w:noProof/>
        </w:rPr>
        <w:t>Li, C., P. Ni, M. Francki, A. Hunter, Y. Zhang</w:t>
      </w:r>
      <w:r w:rsidRPr="00E077F8">
        <w:rPr>
          <w:i/>
          <w:noProof/>
        </w:rPr>
        <w:t xml:space="preserve"> et al.</w:t>
      </w:r>
      <w:r w:rsidRPr="00E077F8">
        <w:rPr>
          <w:noProof/>
        </w:rPr>
        <w:t>, 2004 Genes controlling seed dormancy and pre-harvest sprouting in a rice-wheat-barley comparison. Funct Integr Genomics 4</w:t>
      </w:r>
      <w:r w:rsidRPr="00E077F8">
        <w:rPr>
          <w:b/>
          <w:noProof/>
        </w:rPr>
        <w:t>:</w:t>
      </w:r>
      <w:r w:rsidRPr="00E077F8">
        <w:rPr>
          <w:noProof/>
        </w:rPr>
        <w:t xml:space="preserve"> 84-93.</w:t>
      </w:r>
    </w:p>
    <w:p w14:paraId="14EDD6B5" w14:textId="77777777" w:rsidR="00E077F8" w:rsidRPr="00E077F8" w:rsidRDefault="00E077F8" w:rsidP="00E077F8">
      <w:pPr>
        <w:pStyle w:val="EndNoteBibliography"/>
        <w:ind w:left="720" w:hanging="720"/>
        <w:rPr>
          <w:noProof/>
        </w:rPr>
      </w:pPr>
      <w:r w:rsidRPr="00E077F8">
        <w:rPr>
          <w:noProof/>
        </w:rPr>
        <w:t>Lin, M., S. B. Cai, S. Wang, S. B. Liu, G. R. Zhang</w:t>
      </w:r>
      <w:r w:rsidRPr="00E077F8">
        <w:rPr>
          <w:i/>
          <w:noProof/>
        </w:rPr>
        <w:t xml:space="preserve"> et al.</w:t>
      </w:r>
      <w:r w:rsidRPr="00E077F8">
        <w:rPr>
          <w:noProof/>
        </w:rPr>
        <w:t>, 2015 Genotyping-by-sequencing (GBS) identified SNP tightly linked to QTL for pre-harvest sprouting resistance. Theoretical and Applied Genetics 128</w:t>
      </w:r>
      <w:r w:rsidRPr="00E077F8">
        <w:rPr>
          <w:b/>
          <w:noProof/>
        </w:rPr>
        <w:t>:</w:t>
      </w:r>
      <w:r w:rsidRPr="00E077F8">
        <w:rPr>
          <w:noProof/>
        </w:rPr>
        <w:t xml:space="preserve"> 1385-1395.</w:t>
      </w:r>
    </w:p>
    <w:p w14:paraId="11D99343" w14:textId="77777777" w:rsidR="00E077F8" w:rsidRPr="00E077F8" w:rsidRDefault="00E077F8" w:rsidP="00E077F8">
      <w:pPr>
        <w:pStyle w:val="EndNoteBibliography"/>
        <w:ind w:left="720" w:hanging="720"/>
        <w:rPr>
          <w:noProof/>
        </w:rPr>
      </w:pPr>
      <w:r w:rsidRPr="00E077F8">
        <w:rPr>
          <w:noProof/>
        </w:rPr>
        <w:t>Linkies, A., K. Graeber, C. Knight and G. Leubner-Metzger, 2010 The evolution of seeds. New Phytologist 186</w:t>
      </w:r>
      <w:r w:rsidRPr="00E077F8">
        <w:rPr>
          <w:b/>
          <w:noProof/>
        </w:rPr>
        <w:t>:</w:t>
      </w:r>
      <w:r w:rsidRPr="00E077F8">
        <w:rPr>
          <w:noProof/>
        </w:rPr>
        <w:t xml:space="preserve"> 817-831.</w:t>
      </w:r>
    </w:p>
    <w:p w14:paraId="71509747" w14:textId="77777777" w:rsidR="00E077F8" w:rsidRPr="00E077F8" w:rsidRDefault="00E077F8" w:rsidP="00E077F8">
      <w:pPr>
        <w:pStyle w:val="EndNoteBibliography"/>
        <w:ind w:left="720" w:hanging="720"/>
        <w:rPr>
          <w:noProof/>
        </w:rPr>
      </w:pPr>
      <w:r w:rsidRPr="00E077F8">
        <w:rPr>
          <w:noProof/>
        </w:rPr>
        <w:t>Liu, S. B., G. H. Bai, S. B. Cai and C. X. Chen, 2011 Dissection of genetic components of preharvest sprouting resistance in white wheat. Molecular Breeding 27</w:t>
      </w:r>
      <w:r w:rsidRPr="00E077F8">
        <w:rPr>
          <w:b/>
          <w:noProof/>
        </w:rPr>
        <w:t>:</w:t>
      </w:r>
      <w:r w:rsidRPr="00E077F8">
        <w:rPr>
          <w:noProof/>
        </w:rPr>
        <w:t xml:space="preserve"> 511-523.</w:t>
      </w:r>
    </w:p>
    <w:p w14:paraId="11454EB6" w14:textId="77777777" w:rsidR="00E077F8" w:rsidRPr="00E077F8" w:rsidRDefault="00E077F8" w:rsidP="00E077F8">
      <w:pPr>
        <w:pStyle w:val="EndNoteBibliography"/>
        <w:ind w:left="720" w:hanging="720"/>
        <w:rPr>
          <w:noProof/>
        </w:rPr>
      </w:pPr>
      <w:r w:rsidRPr="00E077F8">
        <w:rPr>
          <w:noProof/>
        </w:rPr>
        <w:t>Liu, S. B., S. B. Cai, R. Graybosch, C. X. Chen and G. H. Bai, 2008 Quantitative trait loci for resistance to pre-harvest sprouting in US hard white winter wheat Rio Blanco. Theoretical and Applied Genetics 117</w:t>
      </w:r>
      <w:r w:rsidRPr="00E077F8">
        <w:rPr>
          <w:b/>
          <w:noProof/>
        </w:rPr>
        <w:t>:</w:t>
      </w:r>
      <w:r w:rsidRPr="00E077F8">
        <w:rPr>
          <w:noProof/>
        </w:rPr>
        <w:t xml:space="preserve"> 691-699.</w:t>
      </w:r>
    </w:p>
    <w:p w14:paraId="52859890" w14:textId="77777777" w:rsidR="00E077F8" w:rsidRPr="00E077F8" w:rsidRDefault="00E077F8" w:rsidP="00E077F8">
      <w:pPr>
        <w:pStyle w:val="EndNoteBibliography"/>
        <w:ind w:left="720" w:hanging="720"/>
        <w:rPr>
          <w:noProof/>
        </w:rPr>
      </w:pPr>
      <w:r w:rsidRPr="00E077F8">
        <w:rPr>
          <w:noProof/>
        </w:rPr>
        <w:t>Liu, S. B., S. K. Sehgal, J. R. Li, M. Lin, H. N. Trick</w:t>
      </w:r>
      <w:r w:rsidRPr="00E077F8">
        <w:rPr>
          <w:i/>
          <w:noProof/>
        </w:rPr>
        <w:t xml:space="preserve"> et al.</w:t>
      </w:r>
      <w:r w:rsidRPr="00E077F8">
        <w:rPr>
          <w:noProof/>
        </w:rPr>
        <w:t>, 2013 Cloning and Characterization of a Critical Regulator for Preharvest Sprouting in Wheat. Genetics 195</w:t>
      </w:r>
      <w:r w:rsidRPr="00E077F8">
        <w:rPr>
          <w:b/>
          <w:noProof/>
        </w:rPr>
        <w:t>:</w:t>
      </w:r>
      <w:r w:rsidRPr="00E077F8">
        <w:rPr>
          <w:noProof/>
        </w:rPr>
        <w:t xml:space="preserve"> 263-+.</w:t>
      </w:r>
    </w:p>
    <w:p w14:paraId="7D41FFA0" w14:textId="77777777" w:rsidR="00E077F8" w:rsidRPr="00E077F8" w:rsidRDefault="00E077F8" w:rsidP="00E077F8">
      <w:pPr>
        <w:pStyle w:val="EndNoteBibliography"/>
        <w:ind w:left="720" w:hanging="720"/>
        <w:rPr>
          <w:noProof/>
        </w:rPr>
      </w:pPr>
      <w:r w:rsidRPr="00E077F8">
        <w:rPr>
          <w:noProof/>
        </w:rPr>
        <w:t>Liu, S. B., S. K. Sehgal, M. Lin, J. R. Li, H. N. Trick</w:t>
      </w:r>
      <w:r w:rsidRPr="00E077F8">
        <w:rPr>
          <w:i/>
          <w:noProof/>
        </w:rPr>
        <w:t xml:space="preserve"> et al.</w:t>
      </w:r>
      <w:r w:rsidRPr="00E077F8">
        <w:rPr>
          <w:noProof/>
        </w:rPr>
        <w:t>, 2015 Independent mis-splicing mutations in TaPHS1 causing loss of preharvest sprouting (PHS) resistance during wheat domestication. New Phytologist 208</w:t>
      </w:r>
      <w:r w:rsidRPr="00E077F8">
        <w:rPr>
          <w:b/>
          <w:noProof/>
        </w:rPr>
        <w:t>:</w:t>
      </w:r>
      <w:r w:rsidRPr="00E077F8">
        <w:rPr>
          <w:noProof/>
        </w:rPr>
        <w:t xml:space="preserve"> 928-935.</w:t>
      </w:r>
    </w:p>
    <w:p w14:paraId="46A36A69" w14:textId="77777777" w:rsidR="00E077F8" w:rsidRPr="00E077F8" w:rsidRDefault="00E077F8" w:rsidP="00E077F8">
      <w:pPr>
        <w:pStyle w:val="EndNoteBibliography"/>
        <w:ind w:left="720" w:hanging="720"/>
        <w:rPr>
          <w:noProof/>
        </w:rPr>
      </w:pPr>
      <w:r w:rsidRPr="00E077F8">
        <w:rPr>
          <w:noProof/>
        </w:rPr>
        <w:t>Lohwasser, U., M. A. R. Arif and A. Borner, 2013 Discovery of loci determining pre-harvest sprouting and dormancy in wheat and barley applying segregation and association mapping. Biologia Plantarum 57</w:t>
      </w:r>
      <w:r w:rsidRPr="00E077F8">
        <w:rPr>
          <w:b/>
          <w:noProof/>
        </w:rPr>
        <w:t>:</w:t>
      </w:r>
      <w:r w:rsidRPr="00E077F8">
        <w:rPr>
          <w:noProof/>
        </w:rPr>
        <w:t xml:space="preserve"> 663-674.</w:t>
      </w:r>
    </w:p>
    <w:p w14:paraId="557A2594" w14:textId="77777777" w:rsidR="00E077F8" w:rsidRPr="00E077F8" w:rsidRDefault="00E077F8" w:rsidP="00E077F8">
      <w:pPr>
        <w:pStyle w:val="EndNoteBibliography"/>
        <w:ind w:left="720" w:hanging="720"/>
        <w:rPr>
          <w:noProof/>
        </w:rPr>
      </w:pPr>
      <w:r w:rsidRPr="00E077F8">
        <w:rPr>
          <w:noProof/>
        </w:rPr>
        <w:t>Mares, D. J., and K. Mrva, 2001 Mapping quantitative trait loci associated with variation in grain dormancy in Australian wheat. Australian Journal of Agricultural Research 52</w:t>
      </w:r>
      <w:r w:rsidRPr="00E077F8">
        <w:rPr>
          <w:b/>
          <w:noProof/>
        </w:rPr>
        <w:t>:</w:t>
      </w:r>
      <w:r w:rsidRPr="00E077F8">
        <w:rPr>
          <w:noProof/>
        </w:rPr>
        <w:t xml:space="preserve"> 1257-1265.</w:t>
      </w:r>
    </w:p>
    <w:p w14:paraId="0F843F75" w14:textId="77777777" w:rsidR="00E077F8" w:rsidRPr="00E077F8" w:rsidRDefault="00E077F8" w:rsidP="00E077F8">
      <w:pPr>
        <w:pStyle w:val="EndNoteBibliography"/>
        <w:ind w:left="720" w:hanging="720"/>
        <w:rPr>
          <w:noProof/>
        </w:rPr>
      </w:pPr>
      <w:r w:rsidRPr="00E077F8">
        <w:rPr>
          <w:noProof/>
        </w:rPr>
        <w:t>Mares, D. J., and K. Mrva, 2014 Wheat grain preharvest sprouting and late maturity alpha-amylase. Planta 240</w:t>
      </w:r>
      <w:r w:rsidRPr="00E077F8">
        <w:rPr>
          <w:b/>
          <w:noProof/>
        </w:rPr>
        <w:t>:</w:t>
      </w:r>
      <w:r w:rsidRPr="00E077F8">
        <w:rPr>
          <w:noProof/>
        </w:rPr>
        <w:t xml:space="preserve"> 1167-1178.</w:t>
      </w:r>
    </w:p>
    <w:p w14:paraId="0C1A9429" w14:textId="77777777" w:rsidR="00E077F8" w:rsidRPr="00E077F8" w:rsidRDefault="00E077F8" w:rsidP="00E077F8">
      <w:pPr>
        <w:pStyle w:val="EndNoteBibliography"/>
        <w:ind w:left="720" w:hanging="720"/>
        <w:rPr>
          <w:noProof/>
        </w:rPr>
      </w:pPr>
      <w:r w:rsidRPr="00E077F8">
        <w:rPr>
          <w:noProof/>
        </w:rPr>
        <w:t>Martin, T. J., G. R. Zhang, A. K. Fritz, R. Miller and M. S. Chen, 2013 Registration of 'Tiger' Wheat. Journal of Plant Registrations 7</w:t>
      </w:r>
      <w:r w:rsidRPr="00E077F8">
        <w:rPr>
          <w:b/>
          <w:noProof/>
        </w:rPr>
        <w:t>:</w:t>
      </w:r>
      <w:r w:rsidRPr="00E077F8">
        <w:rPr>
          <w:noProof/>
        </w:rPr>
        <w:t xml:space="preserve"> 201-204.</w:t>
      </w:r>
    </w:p>
    <w:p w14:paraId="74D68B6D" w14:textId="77777777" w:rsidR="00E077F8" w:rsidRPr="00E077F8" w:rsidRDefault="00E077F8" w:rsidP="00E077F8">
      <w:pPr>
        <w:pStyle w:val="EndNoteBibliography"/>
        <w:ind w:left="720" w:hanging="720"/>
        <w:rPr>
          <w:noProof/>
        </w:rPr>
      </w:pPr>
      <w:r w:rsidRPr="00E077F8">
        <w:rPr>
          <w:noProof/>
        </w:rPr>
        <w:t>Mayer, K. F. X., J. Rogers, J. Dolezel, C. Pozniak, K. Eversole</w:t>
      </w:r>
      <w:r w:rsidRPr="00E077F8">
        <w:rPr>
          <w:i/>
          <w:noProof/>
        </w:rPr>
        <w:t xml:space="preserve"> et al.</w:t>
      </w:r>
      <w:r w:rsidRPr="00E077F8">
        <w:rPr>
          <w:noProof/>
        </w:rPr>
        <w:t>, 2014 A chromosome-based draft sequence of the hexaploid bread wheat (Triticum aestivum) genome. Science 345.</w:t>
      </w:r>
    </w:p>
    <w:p w14:paraId="6E62CE5D" w14:textId="77777777" w:rsidR="00E077F8" w:rsidRPr="00E077F8" w:rsidRDefault="00E077F8" w:rsidP="00E077F8">
      <w:pPr>
        <w:pStyle w:val="EndNoteBibliography"/>
        <w:ind w:left="720" w:hanging="720"/>
        <w:rPr>
          <w:noProof/>
        </w:rPr>
      </w:pPr>
      <w:r w:rsidRPr="00E077F8">
        <w:rPr>
          <w:noProof/>
        </w:rPr>
        <w:t>Miao, X. L., Y. J. Zhang, X. C. Xia, Z. H. He, Y. Zhang</w:t>
      </w:r>
      <w:r w:rsidRPr="00E077F8">
        <w:rPr>
          <w:i/>
          <w:noProof/>
        </w:rPr>
        <w:t xml:space="preserve"> et al.</w:t>
      </w:r>
      <w:r w:rsidRPr="00E077F8">
        <w:rPr>
          <w:noProof/>
        </w:rPr>
        <w:t>, 2013 Mapping quantitative trait loci for pre-harvest sprouting resistance in white-grained winter wheat line CA 0431. Crop &amp; Pasture Science 64</w:t>
      </w:r>
      <w:r w:rsidRPr="00E077F8">
        <w:rPr>
          <w:b/>
          <w:noProof/>
        </w:rPr>
        <w:t>:</w:t>
      </w:r>
      <w:r w:rsidRPr="00E077F8">
        <w:rPr>
          <w:noProof/>
        </w:rPr>
        <w:t xml:space="preserve"> 573-579.</w:t>
      </w:r>
    </w:p>
    <w:p w14:paraId="42EB8EFC" w14:textId="77777777" w:rsidR="00E077F8" w:rsidRPr="00E077F8" w:rsidRDefault="00E077F8" w:rsidP="00E077F8">
      <w:pPr>
        <w:pStyle w:val="EndNoteBibliography"/>
        <w:ind w:left="720" w:hanging="720"/>
        <w:rPr>
          <w:noProof/>
        </w:rPr>
      </w:pPr>
      <w:r w:rsidRPr="00E077F8">
        <w:rPr>
          <w:noProof/>
        </w:rPr>
        <w:t>Miura, H., N. Sato, K. Kato and Y. Amano, 2002 Detection of chromosomes carrying genes for seed dormancy of wheat using the backcross reciprocal monosomic method. Plant Breeding 121</w:t>
      </w:r>
      <w:r w:rsidRPr="00E077F8">
        <w:rPr>
          <w:b/>
          <w:noProof/>
        </w:rPr>
        <w:t>:</w:t>
      </w:r>
      <w:r w:rsidRPr="00E077F8">
        <w:rPr>
          <w:noProof/>
        </w:rPr>
        <w:t xml:space="preserve"> 394-399.</w:t>
      </w:r>
    </w:p>
    <w:p w14:paraId="1EBEE8D0" w14:textId="77777777" w:rsidR="00E077F8" w:rsidRPr="00E077F8" w:rsidRDefault="00E077F8" w:rsidP="00E077F8">
      <w:pPr>
        <w:pStyle w:val="EndNoteBibliography"/>
        <w:ind w:left="720" w:hanging="720"/>
        <w:rPr>
          <w:noProof/>
        </w:rPr>
      </w:pPr>
      <w:r w:rsidRPr="00E077F8">
        <w:rPr>
          <w:noProof/>
        </w:rPr>
        <w:t>Mori, M., N. Uchino, M. Chono, K. Kato and H. Miura, 2005 Mapping QTLs for grain dormancy on wheat chromosome 3A and the group 4 chromosomes, and their combined effect. Theoretical and Applied Genetics 110</w:t>
      </w:r>
      <w:r w:rsidRPr="00E077F8">
        <w:rPr>
          <w:b/>
          <w:noProof/>
        </w:rPr>
        <w:t>:</w:t>
      </w:r>
      <w:r w:rsidRPr="00E077F8">
        <w:rPr>
          <w:noProof/>
        </w:rPr>
        <w:t xml:space="preserve"> 1315-1323.</w:t>
      </w:r>
    </w:p>
    <w:p w14:paraId="02A315B4" w14:textId="77777777" w:rsidR="00E077F8" w:rsidRPr="00E077F8" w:rsidRDefault="00E077F8" w:rsidP="00E077F8">
      <w:pPr>
        <w:pStyle w:val="EndNoteBibliography"/>
        <w:ind w:left="720" w:hanging="720"/>
        <w:rPr>
          <w:noProof/>
        </w:rPr>
      </w:pPr>
      <w:r w:rsidRPr="00E077F8">
        <w:rPr>
          <w:noProof/>
        </w:rPr>
        <w:t>Nakamura, S., F. Abe, H. Kawahigashi, K. Nakazono, A. Tagiri</w:t>
      </w:r>
      <w:r w:rsidRPr="00E077F8">
        <w:rPr>
          <w:i/>
          <w:noProof/>
        </w:rPr>
        <w:t xml:space="preserve"> et al.</w:t>
      </w:r>
      <w:r w:rsidRPr="00E077F8">
        <w:rPr>
          <w:noProof/>
        </w:rPr>
        <w:t>, 2011 A Wheat Homolog of MOTHER OF FT AND TFL1 Acts in the Regulation of Germination. Plant Cell 23</w:t>
      </w:r>
      <w:r w:rsidRPr="00E077F8">
        <w:rPr>
          <w:b/>
          <w:noProof/>
        </w:rPr>
        <w:t>:</w:t>
      </w:r>
      <w:r w:rsidRPr="00E077F8">
        <w:rPr>
          <w:noProof/>
        </w:rPr>
        <w:t xml:space="preserve"> 3215-3229.</w:t>
      </w:r>
    </w:p>
    <w:p w14:paraId="7E5BBE73" w14:textId="77777777" w:rsidR="00E077F8" w:rsidRPr="00E077F8" w:rsidRDefault="00E077F8" w:rsidP="00E077F8">
      <w:pPr>
        <w:pStyle w:val="EndNoteBibliography"/>
        <w:ind w:left="720" w:hanging="720"/>
        <w:rPr>
          <w:noProof/>
        </w:rPr>
      </w:pPr>
      <w:r w:rsidRPr="00E077F8">
        <w:rPr>
          <w:noProof/>
        </w:rPr>
        <w:t>Nonogaki, H., 2014 Seed dormancy and germination-emerging mechanisms and new hypotheses. Frontiers in Plant Science 5</w:t>
      </w:r>
      <w:r w:rsidRPr="00E077F8">
        <w:rPr>
          <w:b/>
          <w:noProof/>
        </w:rPr>
        <w:t>:</w:t>
      </w:r>
      <w:r w:rsidRPr="00E077F8">
        <w:rPr>
          <w:noProof/>
        </w:rPr>
        <w:t xml:space="preserve"> 233.</w:t>
      </w:r>
    </w:p>
    <w:p w14:paraId="4E5DA112" w14:textId="77777777" w:rsidR="00E077F8" w:rsidRPr="00E077F8" w:rsidRDefault="00E077F8" w:rsidP="00E077F8">
      <w:pPr>
        <w:pStyle w:val="EndNoteBibliography"/>
        <w:ind w:left="720" w:hanging="720"/>
        <w:rPr>
          <w:noProof/>
        </w:rPr>
      </w:pPr>
      <w:r w:rsidRPr="00E077F8">
        <w:rPr>
          <w:noProof/>
        </w:rPr>
        <w:t>Nyachiro, J. M., 2012 Pre-harvest sprouting in cereals PREFACE. Euphytica 188</w:t>
      </w:r>
      <w:r w:rsidRPr="00E077F8">
        <w:rPr>
          <w:b/>
          <w:noProof/>
        </w:rPr>
        <w:t>:</w:t>
      </w:r>
      <w:r w:rsidRPr="00E077F8">
        <w:rPr>
          <w:noProof/>
        </w:rPr>
        <w:t xml:space="preserve"> 1-3.</w:t>
      </w:r>
    </w:p>
    <w:p w14:paraId="070BC758" w14:textId="77777777" w:rsidR="00E077F8" w:rsidRPr="00E077F8" w:rsidRDefault="00E077F8" w:rsidP="00E077F8">
      <w:pPr>
        <w:pStyle w:val="EndNoteBibliography"/>
        <w:ind w:left="720" w:hanging="720"/>
        <w:rPr>
          <w:noProof/>
        </w:rPr>
      </w:pPr>
      <w:r w:rsidRPr="00E077F8">
        <w:rPr>
          <w:noProof/>
        </w:rPr>
        <w:t>Poland, J., J. Endelman, J. Dawson, J. Rutkoski, S. Y. Wu</w:t>
      </w:r>
      <w:r w:rsidRPr="00E077F8">
        <w:rPr>
          <w:i/>
          <w:noProof/>
        </w:rPr>
        <w:t xml:space="preserve"> et al.</w:t>
      </w:r>
      <w:r w:rsidRPr="00E077F8">
        <w:rPr>
          <w:noProof/>
        </w:rPr>
        <w:t>, 2012a Genomic Selection in Wheat Breeding using Genotyping-by-Sequencing. Plant Genome 5</w:t>
      </w:r>
      <w:r w:rsidRPr="00E077F8">
        <w:rPr>
          <w:b/>
          <w:noProof/>
        </w:rPr>
        <w:t>:</w:t>
      </w:r>
      <w:r w:rsidRPr="00E077F8">
        <w:rPr>
          <w:noProof/>
        </w:rPr>
        <w:t xml:space="preserve"> 103-113.</w:t>
      </w:r>
    </w:p>
    <w:p w14:paraId="766AD5FF" w14:textId="77777777" w:rsidR="00E077F8" w:rsidRPr="00E077F8" w:rsidRDefault="00E077F8" w:rsidP="00E077F8">
      <w:pPr>
        <w:pStyle w:val="EndNoteBibliography"/>
        <w:ind w:left="720" w:hanging="720"/>
        <w:rPr>
          <w:noProof/>
        </w:rPr>
      </w:pPr>
      <w:r w:rsidRPr="00E077F8">
        <w:rPr>
          <w:noProof/>
        </w:rPr>
        <w:t>Poland, J. A., P. J. Brown, M. E. Sorrells and J. L. Jannink, 2012b Development of High-Density Genetic Maps for Barley and Wheat Using a Novel Two-Enzyme Genotyping-by-Sequencing Approach. Plos One 7.</w:t>
      </w:r>
    </w:p>
    <w:p w14:paraId="7DAE8296" w14:textId="77777777" w:rsidR="00E077F8" w:rsidRPr="00E077F8" w:rsidRDefault="00E077F8" w:rsidP="00E077F8">
      <w:pPr>
        <w:pStyle w:val="EndNoteBibliography"/>
        <w:ind w:left="720" w:hanging="720"/>
        <w:rPr>
          <w:noProof/>
        </w:rPr>
      </w:pPr>
      <w:r w:rsidRPr="00E077F8">
        <w:rPr>
          <w:noProof/>
        </w:rPr>
        <w:t>Rasul, G., D. G. Humphreys, A. Brule-Babel, C. A. McCartney, R. E. Knox</w:t>
      </w:r>
      <w:r w:rsidRPr="00E077F8">
        <w:rPr>
          <w:i/>
          <w:noProof/>
        </w:rPr>
        <w:t xml:space="preserve"> et al.</w:t>
      </w:r>
      <w:r w:rsidRPr="00E077F8">
        <w:rPr>
          <w:noProof/>
        </w:rPr>
        <w:t>, 2009 Mapping QTLs for pre-harvest sprouting traits in the spring wheat cross 'RL4452/AC Domain'. Euphytica 168</w:t>
      </w:r>
      <w:r w:rsidRPr="00E077F8">
        <w:rPr>
          <w:b/>
          <w:noProof/>
        </w:rPr>
        <w:t>:</w:t>
      </w:r>
      <w:r w:rsidRPr="00E077F8">
        <w:rPr>
          <w:noProof/>
        </w:rPr>
        <w:t xml:space="preserve"> 363-378.</w:t>
      </w:r>
    </w:p>
    <w:p w14:paraId="31B6B045" w14:textId="77777777" w:rsidR="00E077F8" w:rsidRPr="00E077F8" w:rsidRDefault="00E077F8" w:rsidP="00E077F8">
      <w:pPr>
        <w:pStyle w:val="EndNoteBibliography"/>
        <w:ind w:left="720" w:hanging="720"/>
        <w:rPr>
          <w:noProof/>
        </w:rPr>
      </w:pPr>
      <w:r w:rsidRPr="00E077F8">
        <w:rPr>
          <w:noProof/>
        </w:rPr>
        <w:t>Rasul, G., G. D. Humphreys, J. X. Wu, A. Brule-Babel, B. Fofana</w:t>
      </w:r>
      <w:r w:rsidRPr="00E077F8">
        <w:rPr>
          <w:i/>
          <w:noProof/>
        </w:rPr>
        <w:t xml:space="preserve"> et al.</w:t>
      </w:r>
      <w:r w:rsidRPr="00E077F8">
        <w:rPr>
          <w:noProof/>
        </w:rPr>
        <w:t>, 2012 Evaluation of preharvest sprouting traits in a collection of spring wheat germplasm using genotype and genotype environment interaction model. Plant Breeding 131</w:t>
      </w:r>
      <w:r w:rsidRPr="00E077F8">
        <w:rPr>
          <w:b/>
          <w:noProof/>
        </w:rPr>
        <w:t>:</w:t>
      </w:r>
      <w:r w:rsidRPr="00E077F8">
        <w:rPr>
          <w:noProof/>
        </w:rPr>
        <w:t xml:space="preserve"> 244-251.</w:t>
      </w:r>
    </w:p>
    <w:p w14:paraId="4AD6962C" w14:textId="77777777" w:rsidR="00E077F8" w:rsidRPr="00E077F8" w:rsidRDefault="00E077F8" w:rsidP="00E077F8">
      <w:pPr>
        <w:pStyle w:val="EndNoteBibliography"/>
        <w:ind w:left="720" w:hanging="720"/>
        <w:rPr>
          <w:noProof/>
        </w:rPr>
      </w:pPr>
      <w:r w:rsidRPr="00E077F8">
        <w:rPr>
          <w:noProof/>
        </w:rPr>
        <w:t>Rife, T. W., S. Y. Wu, R. L. Bowden and J. A. Poland, 2015 Spiked GBS: a unified, open platform for single marker genotyping and whole-genome profiling. Bmc Genomics 16.</w:t>
      </w:r>
    </w:p>
    <w:p w14:paraId="1A443B48" w14:textId="77777777" w:rsidR="00E077F8" w:rsidRPr="00E077F8" w:rsidRDefault="00E077F8" w:rsidP="00E077F8">
      <w:pPr>
        <w:pStyle w:val="EndNoteBibliography"/>
        <w:ind w:left="720" w:hanging="720"/>
        <w:rPr>
          <w:noProof/>
        </w:rPr>
      </w:pPr>
      <w:r w:rsidRPr="00E077F8">
        <w:rPr>
          <w:noProof/>
        </w:rPr>
        <w:t>Roy, J. K., M. Prasad, R. K. Varshney, H. S. Balyan, T. K. Blake</w:t>
      </w:r>
      <w:r w:rsidRPr="00E077F8">
        <w:rPr>
          <w:i/>
          <w:noProof/>
        </w:rPr>
        <w:t xml:space="preserve"> et al.</w:t>
      </w:r>
      <w:r w:rsidRPr="00E077F8">
        <w:rPr>
          <w:noProof/>
        </w:rPr>
        <w:t>, 1999 Identification of a microsatellite on chromosomes 6B and a STS on 7D of bread wheat showing an association with preharvest sprouting tolerance. Theoretical and Applied Genetics 99</w:t>
      </w:r>
      <w:r w:rsidRPr="00E077F8">
        <w:rPr>
          <w:b/>
          <w:noProof/>
        </w:rPr>
        <w:t>:</w:t>
      </w:r>
      <w:r w:rsidRPr="00E077F8">
        <w:rPr>
          <w:noProof/>
        </w:rPr>
        <w:t xml:space="preserve"> 336-340.</w:t>
      </w:r>
    </w:p>
    <w:p w14:paraId="5E56DAB5" w14:textId="77777777" w:rsidR="00E077F8" w:rsidRPr="00E077F8" w:rsidRDefault="00E077F8" w:rsidP="00E077F8">
      <w:pPr>
        <w:pStyle w:val="EndNoteBibliography"/>
        <w:ind w:left="720" w:hanging="720"/>
        <w:rPr>
          <w:noProof/>
        </w:rPr>
      </w:pPr>
      <w:r w:rsidRPr="00E077F8">
        <w:rPr>
          <w:noProof/>
        </w:rPr>
        <w:t>Saghaimaroof, M. A., K. M. Soliman, R. A. Jorgensen and R. W. Allard, 1984 Ribosomal DNA Spacer-Length Polymorphisms in Barley - Mendelian Inheritance, Chromosomal Location, and Population-Dynamics. Proceedings of the National Academy of Sciences of the United States of America-Biological Sciences 81</w:t>
      </w:r>
      <w:r w:rsidRPr="00E077F8">
        <w:rPr>
          <w:b/>
          <w:noProof/>
        </w:rPr>
        <w:t>:</w:t>
      </w:r>
      <w:r w:rsidRPr="00E077F8">
        <w:rPr>
          <w:noProof/>
        </w:rPr>
        <w:t xml:space="preserve"> 8014-8018.</w:t>
      </w:r>
    </w:p>
    <w:p w14:paraId="3FFE69AA" w14:textId="77777777" w:rsidR="00E077F8" w:rsidRPr="00E077F8" w:rsidRDefault="00E077F8" w:rsidP="00E077F8">
      <w:pPr>
        <w:pStyle w:val="EndNoteBibliography"/>
        <w:ind w:left="720" w:hanging="720"/>
        <w:rPr>
          <w:noProof/>
        </w:rPr>
      </w:pPr>
      <w:r w:rsidRPr="00E077F8">
        <w:rPr>
          <w:noProof/>
        </w:rPr>
        <w:t>Sato, K., T. Matsumoto, N. Ooe and K. Takeda, 2009 Genetic analysis of seed dormancy QTL in barley. Breeding Science 59</w:t>
      </w:r>
      <w:r w:rsidRPr="00E077F8">
        <w:rPr>
          <w:b/>
          <w:noProof/>
        </w:rPr>
        <w:t>:</w:t>
      </w:r>
      <w:r w:rsidRPr="00E077F8">
        <w:rPr>
          <w:noProof/>
        </w:rPr>
        <w:t xml:space="preserve"> 645-650.</w:t>
      </w:r>
    </w:p>
    <w:p w14:paraId="43FF9862" w14:textId="77777777" w:rsidR="00E077F8" w:rsidRPr="00E077F8" w:rsidRDefault="00E077F8" w:rsidP="00E077F8">
      <w:pPr>
        <w:pStyle w:val="EndNoteBibliography"/>
        <w:ind w:left="720" w:hanging="720"/>
        <w:rPr>
          <w:noProof/>
        </w:rPr>
      </w:pPr>
      <w:r w:rsidRPr="00E077F8">
        <w:rPr>
          <w:noProof/>
        </w:rPr>
        <w:t>Shorinola, O., N. Bird, J. Simmonds, S. Berry, T. Henriksson</w:t>
      </w:r>
      <w:r w:rsidRPr="00E077F8">
        <w:rPr>
          <w:i/>
          <w:noProof/>
        </w:rPr>
        <w:t xml:space="preserve"> et al.</w:t>
      </w:r>
      <w:r w:rsidRPr="00E077F8">
        <w:rPr>
          <w:noProof/>
        </w:rPr>
        <w:t>, 2016 The wheat Phs-A1 pre-harvest sprouting resistance locus delays the rate of seed dormancy loss and maps 0.3 cM distal to the PM19 genes in UK germplasm. J Exp Bot.</w:t>
      </w:r>
    </w:p>
    <w:p w14:paraId="3588F66B" w14:textId="77777777" w:rsidR="00E077F8" w:rsidRPr="00E077F8" w:rsidRDefault="00E077F8" w:rsidP="00E077F8">
      <w:pPr>
        <w:pStyle w:val="EndNoteBibliography"/>
        <w:ind w:left="720" w:hanging="720"/>
        <w:rPr>
          <w:noProof/>
        </w:rPr>
      </w:pPr>
      <w:r w:rsidRPr="00E077F8">
        <w:rPr>
          <w:noProof/>
        </w:rPr>
        <w:t>Silva Lda, C., S. Wang and Z. B. Zeng, 2012 Composite interval mapping and multiple interval mapping: procedures and guidelines for using Windows QTL Cartographer. Methods Mol Biol 871</w:t>
      </w:r>
      <w:r w:rsidRPr="00E077F8">
        <w:rPr>
          <w:b/>
          <w:noProof/>
        </w:rPr>
        <w:t>:</w:t>
      </w:r>
      <w:r w:rsidRPr="00E077F8">
        <w:rPr>
          <w:noProof/>
        </w:rPr>
        <w:t xml:space="preserve"> 75-119.</w:t>
      </w:r>
    </w:p>
    <w:p w14:paraId="5F5FB2DB" w14:textId="77777777" w:rsidR="00E077F8" w:rsidRPr="00E077F8" w:rsidRDefault="00E077F8" w:rsidP="00E077F8">
      <w:pPr>
        <w:pStyle w:val="EndNoteBibliography"/>
        <w:ind w:left="720" w:hanging="720"/>
        <w:rPr>
          <w:noProof/>
        </w:rPr>
      </w:pPr>
      <w:r w:rsidRPr="00E077F8">
        <w:rPr>
          <w:noProof/>
        </w:rPr>
        <w:t>Spindel, J., M. Wright, C. Chen, J. Cobb, J. Gage</w:t>
      </w:r>
      <w:r w:rsidRPr="00E077F8">
        <w:rPr>
          <w:i/>
          <w:noProof/>
        </w:rPr>
        <w:t xml:space="preserve"> et al.</w:t>
      </w:r>
      <w:r w:rsidRPr="00E077F8">
        <w:rPr>
          <w:noProof/>
        </w:rPr>
        <w:t>, 2013 Bridging the genotyping gap: using genotyping by sequencing (GBS) to add high-density SNP markers and new value to traditional bi-parental mapping and breeding populations. Theoretical and Applied Genetics 126</w:t>
      </w:r>
      <w:r w:rsidRPr="00E077F8">
        <w:rPr>
          <w:b/>
          <w:noProof/>
        </w:rPr>
        <w:t>:</w:t>
      </w:r>
      <w:r w:rsidRPr="00E077F8">
        <w:rPr>
          <w:noProof/>
        </w:rPr>
        <w:t xml:space="preserve"> 2699-2716.</w:t>
      </w:r>
    </w:p>
    <w:p w14:paraId="7F906A6C" w14:textId="77777777" w:rsidR="00E077F8" w:rsidRPr="00E077F8" w:rsidRDefault="00E077F8" w:rsidP="00E077F8">
      <w:pPr>
        <w:pStyle w:val="EndNoteBibliography"/>
        <w:ind w:left="720" w:hanging="720"/>
        <w:rPr>
          <w:noProof/>
        </w:rPr>
      </w:pPr>
      <w:r w:rsidRPr="00E077F8">
        <w:rPr>
          <w:noProof/>
        </w:rPr>
        <w:t>Thomas, W. T. B., W. Powell, J. S. Swanston, R. P. Ellis, K. J. Chalmers</w:t>
      </w:r>
      <w:r w:rsidRPr="00E077F8">
        <w:rPr>
          <w:i/>
          <w:noProof/>
        </w:rPr>
        <w:t xml:space="preserve"> et al.</w:t>
      </w:r>
      <w:r w:rsidRPr="00E077F8">
        <w:rPr>
          <w:noProof/>
        </w:rPr>
        <w:t>, 1996 Quantitative trait loci for germination and malting quality characters in a spring barley cross. Crop Science 36</w:t>
      </w:r>
      <w:r w:rsidRPr="00E077F8">
        <w:rPr>
          <w:b/>
          <w:noProof/>
        </w:rPr>
        <w:t>:</w:t>
      </w:r>
      <w:r w:rsidRPr="00E077F8">
        <w:rPr>
          <w:noProof/>
        </w:rPr>
        <w:t xml:space="preserve"> 265-273.</w:t>
      </w:r>
    </w:p>
    <w:p w14:paraId="3C32E3B7" w14:textId="77777777" w:rsidR="00E077F8" w:rsidRPr="00E077F8" w:rsidRDefault="00E077F8" w:rsidP="00E077F8">
      <w:pPr>
        <w:pStyle w:val="EndNoteBibliography"/>
        <w:ind w:left="720" w:hanging="720"/>
        <w:rPr>
          <w:noProof/>
        </w:rPr>
      </w:pPr>
      <w:r w:rsidRPr="00E077F8">
        <w:rPr>
          <w:noProof/>
        </w:rPr>
        <w:t>Torada, A., M. Koike, T. Ogawa, Y. Takenouchi, K. Tadamura</w:t>
      </w:r>
      <w:r w:rsidRPr="00E077F8">
        <w:rPr>
          <w:i/>
          <w:noProof/>
        </w:rPr>
        <w:t xml:space="preserve"> et al.</w:t>
      </w:r>
      <w:r w:rsidRPr="00E077F8">
        <w:rPr>
          <w:noProof/>
        </w:rPr>
        <w:t>, 2016 A Causal Gene for Seed Dormancy on Wheat Chromosome 4A Encodes a MAP Kinase Kinase. Current Biology 26</w:t>
      </w:r>
      <w:r w:rsidRPr="00E077F8">
        <w:rPr>
          <w:b/>
          <w:noProof/>
        </w:rPr>
        <w:t>:</w:t>
      </w:r>
      <w:r w:rsidRPr="00E077F8">
        <w:rPr>
          <w:noProof/>
        </w:rPr>
        <w:t xml:space="preserve"> 782-787.</w:t>
      </w:r>
    </w:p>
    <w:p w14:paraId="7E8B661A" w14:textId="77777777" w:rsidR="00E077F8" w:rsidRPr="00E077F8" w:rsidRDefault="00E077F8" w:rsidP="00E077F8">
      <w:pPr>
        <w:pStyle w:val="EndNoteBibliography"/>
        <w:ind w:left="720" w:hanging="720"/>
        <w:rPr>
          <w:noProof/>
        </w:rPr>
      </w:pPr>
      <w:r w:rsidRPr="00E077F8">
        <w:rPr>
          <w:noProof/>
        </w:rPr>
        <w:t>Wang, J. R., Y. X. Liu, Y. Wang, Z. H. Chen, S. Dai</w:t>
      </w:r>
      <w:r w:rsidRPr="00E077F8">
        <w:rPr>
          <w:i/>
          <w:noProof/>
        </w:rPr>
        <w:t xml:space="preserve"> et al.</w:t>
      </w:r>
      <w:r w:rsidRPr="00E077F8">
        <w:rPr>
          <w:noProof/>
        </w:rPr>
        <w:t>, 2011 Genetic variation of Vp1 in Sichuan wheat accessions and its association with pre-harvest sprouting response. Genes &amp; Genomics 33</w:t>
      </w:r>
      <w:r w:rsidRPr="00E077F8">
        <w:rPr>
          <w:b/>
          <w:noProof/>
        </w:rPr>
        <w:t>:</w:t>
      </w:r>
      <w:r w:rsidRPr="00E077F8">
        <w:rPr>
          <w:noProof/>
        </w:rPr>
        <w:t xml:space="preserve"> 139-146.</w:t>
      </w:r>
    </w:p>
    <w:p w14:paraId="53DC840C" w14:textId="77777777" w:rsidR="00E077F8" w:rsidRPr="00E077F8" w:rsidRDefault="00E077F8" w:rsidP="00E077F8">
      <w:pPr>
        <w:pStyle w:val="EndNoteBibliography"/>
        <w:ind w:left="720" w:hanging="720"/>
        <w:rPr>
          <w:noProof/>
        </w:rPr>
      </w:pPr>
      <w:r w:rsidRPr="00E077F8">
        <w:rPr>
          <w:noProof/>
        </w:rPr>
        <w:t>Willis, C. G., C. C. Baskin, J. M. Baskin, J. R. Auld, D. L. Venable</w:t>
      </w:r>
      <w:r w:rsidRPr="00E077F8">
        <w:rPr>
          <w:i/>
          <w:noProof/>
        </w:rPr>
        <w:t xml:space="preserve"> et al.</w:t>
      </w:r>
      <w:r w:rsidRPr="00E077F8">
        <w:rPr>
          <w:noProof/>
        </w:rPr>
        <w:t>, 2014 The evolution of seed dormancy: environmental cues, evolutionary hubs, and diversification of the seed plants. New Phytologist 203</w:t>
      </w:r>
      <w:r w:rsidRPr="00E077F8">
        <w:rPr>
          <w:b/>
          <w:noProof/>
        </w:rPr>
        <w:t>:</w:t>
      </w:r>
      <w:r w:rsidRPr="00E077F8">
        <w:rPr>
          <w:noProof/>
        </w:rPr>
        <w:t xml:space="preserve"> 300-309.</w:t>
      </w:r>
    </w:p>
    <w:p w14:paraId="363CC4C6" w14:textId="77777777" w:rsidR="00E077F8" w:rsidRPr="00E077F8" w:rsidRDefault="00E077F8" w:rsidP="00E077F8">
      <w:pPr>
        <w:pStyle w:val="EndNoteBibliography"/>
        <w:ind w:left="720" w:hanging="720"/>
        <w:rPr>
          <w:noProof/>
        </w:rPr>
      </w:pPr>
      <w:r w:rsidRPr="00E077F8">
        <w:rPr>
          <w:noProof/>
        </w:rPr>
        <w:t>Xiao, S. H., H. P. Zhang, G. X. You, X. Y. Zhang, C. S. Yan</w:t>
      </w:r>
      <w:r w:rsidRPr="00E077F8">
        <w:rPr>
          <w:i/>
          <w:noProof/>
        </w:rPr>
        <w:t xml:space="preserve"> et al.</w:t>
      </w:r>
      <w:r w:rsidRPr="00E077F8">
        <w:rPr>
          <w:noProof/>
        </w:rPr>
        <w:t>, 2012 Integration of marker-assisted selection for resistance to pre-harvest sprouting with selection for grain-filling rate in breeding of white-kernelled wheat for the Chinese environment. Euphytica 188</w:t>
      </w:r>
      <w:r w:rsidRPr="00E077F8">
        <w:rPr>
          <w:b/>
          <w:noProof/>
        </w:rPr>
        <w:t>:</w:t>
      </w:r>
      <w:r w:rsidRPr="00E077F8">
        <w:rPr>
          <w:noProof/>
        </w:rPr>
        <w:t xml:space="preserve"> 85-88.</w:t>
      </w:r>
    </w:p>
    <w:p w14:paraId="1D10FECD" w14:textId="77777777" w:rsidR="00E077F8" w:rsidRPr="00E077F8" w:rsidRDefault="00E077F8" w:rsidP="00E077F8">
      <w:pPr>
        <w:pStyle w:val="EndNoteBibliography"/>
        <w:ind w:left="720" w:hanging="720"/>
        <w:rPr>
          <w:noProof/>
        </w:rPr>
      </w:pPr>
      <w:r w:rsidRPr="00E077F8">
        <w:rPr>
          <w:noProof/>
        </w:rPr>
        <w:t>Zanetti, S., M. Winzeler, M. Keller, B. Keller and M. Messmer, 2000 Genetic analysis of pre-harvest sprouting resistance in a wheat x spelt cross. Crop Science 40</w:t>
      </w:r>
      <w:r w:rsidRPr="00E077F8">
        <w:rPr>
          <w:b/>
          <w:noProof/>
        </w:rPr>
        <w:t>:</w:t>
      </w:r>
      <w:r w:rsidRPr="00E077F8">
        <w:rPr>
          <w:noProof/>
        </w:rPr>
        <w:t xml:space="preserve"> 1406-1417.</w:t>
      </w:r>
    </w:p>
    <w:p w14:paraId="3BA556F3" w14:textId="773A9271" w:rsidR="007C43A3" w:rsidRPr="007C43A3" w:rsidRDefault="00EE5140" w:rsidP="006814D8">
      <w:pPr>
        <w:tabs>
          <w:tab w:val="left" w:pos="2835"/>
          <w:tab w:val="left" w:pos="2977"/>
          <w:tab w:val="left" w:pos="3402"/>
        </w:tabs>
        <w:ind w:rightChars="345" w:right="828" w:hanging="1"/>
        <w:contextualSpacing/>
        <w:rPr>
          <w:rFonts w:ascii="Times New Roman" w:hAnsi="Times New Roman" w:cs="Times New Roman"/>
        </w:rPr>
      </w:pPr>
      <w:r w:rsidRPr="007C1DDE">
        <w:rPr>
          <w:rFonts w:ascii="Times New Roman" w:hAnsi="Times New Roman" w:cs="Times New Roman"/>
        </w:rPr>
        <w:fldChar w:fldCharType="end"/>
      </w:r>
      <w:r w:rsidR="007C43A3" w:rsidRPr="007C43A3">
        <w:rPr>
          <w:rFonts w:ascii="Times New Roman" w:hAnsi="Times New Roman" w:cs="Times New Roman"/>
          <w:noProof/>
        </w:rPr>
        <w:t>Kosambi DD (1944) The estimation</w:t>
      </w:r>
      <w:r w:rsidR="003E65C7">
        <w:rPr>
          <w:rFonts w:ascii="Times New Roman" w:hAnsi="Times New Roman" w:cs="Times New Roman"/>
          <w:noProof/>
        </w:rPr>
        <w:t xml:space="preserve"> of map distances from recombi</w:t>
      </w:r>
      <w:r w:rsidR="007C43A3" w:rsidRPr="007C43A3">
        <w:rPr>
          <w:rFonts w:ascii="Times New Roman" w:hAnsi="Times New Roman" w:cs="Times New Roman"/>
          <w:noProof/>
        </w:rPr>
        <w:t>nation values. Ann Eugen 12:172–175</w:t>
      </w:r>
    </w:p>
    <w:p w14:paraId="1F4AD347" w14:textId="7E07671C" w:rsidR="007C43A3" w:rsidRPr="007C43A3" w:rsidRDefault="007C43A3" w:rsidP="006814D8">
      <w:pPr>
        <w:tabs>
          <w:tab w:val="left" w:pos="2835"/>
          <w:tab w:val="left" w:pos="2977"/>
          <w:tab w:val="left" w:pos="3402"/>
        </w:tabs>
        <w:ind w:rightChars="345" w:right="828" w:hanging="1"/>
        <w:contextualSpacing/>
        <w:rPr>
          <w:rFonts w:ascii="Times New Roman" w:hAnsi="Times New Roman" w:cs="Times New Roman"/>
          <w:noProof/>
        </w:rPr>
      </w:pPr>
      <w:r w:rsidRPr="007C43A3">
        <w:rPr>
          <w:rFonts w:ascii="Times New Roman" w:hAnsi="Times New Roman" w:cs="Times New Roman"/>
          <w:noProof/>
        </w:rPr>
        <w:t>Van Ooijen JW (2006) JoinMap® 4, Software for the calculation of genetic linkage ma</w:t>
      </w:r>
      <w:r>
        <w:rPr>
          <w:rFonts w:ascii="Times New Roman" w:hAnsi="Times New Roman" w:cs="Times New Roman"/>
          <w:noProof/>
        </w:rPr>
        <w:t xml:space="preserve">ps in experimental populations. </w:t>
      </w:r>
      <w:r w:rsidRPr="007C43A3">
        <w:rPr>
          <w:rFonts w:ascii="Times New Roman" w:hAnsi="Times New Roman" w:cs="Times New Roman"/>
          <w:noProof/>
        </w:rPr>
        <w:t>Kyazma BV, Wageningen</w:t>
      </w:r>
    </w:p>
    <w:p w14:paraId="7F6D9D0D" w14:textId="0D05A6C3" w:rsidR="007C43A3" w:rsidRPr="007C1DDE" w:rsidRDefault="007C43A3" w:rsidP="006814D8">
      <w:pPr>
        <w:tabs>
          <w:tab w:val="left" w:pos="2835"/>
          <w:tab w:val="left" w:pos="2977"/>
          <w:tab w:val="left" w:pos="3402"/>
        </w:tabs>
        <w:ind w:rightChars="345" w:right="828" w:hanging="1"/>
        <w:contextualSpacing/>
        <w:rPr>
          <w:rFonts w:ascii="Times New Roman" w:hAnsi="Times New Roman" w:cs="Times New Roman"/>
          <w:noProof/>
        </w:rPr>
      </w:pPr>
      <w:r w:rsidRPr="007C43A3">
        <w:rPr>
          <w:rFonts w:ascii="Times New Roman" w:hAnsi="Times New Roman" w:cs="Times New Roman"/>
          <w:noProof/>
        </w:rPr>
        <w:t>Walker-Simmonds MK (1987) ABA levels and sensitivity in developing embryos of sprouting resistant and susceptible cultivars. Plant</w:t>
      </w:r>
      <w:r>
        <w:rPr>
          <w:rFonts w:ascii="Times New Roman" w:hAnsi="Times New Roman" w:cs="Times New Roman"/>
          <w:noProof/>
        </w:rPr>
        <w:t xml:space="preserve"> </w:t>
      </w:r>
      <w:r w:rsidRPr="007C43A3">
        <w:rPr>
          <w:rFonts w:ascii="Times New Roman" w:hAnsi="Times New Roman" w:cs="Times New Roman"/>
          <w:noProof/>
        </w:rPr>
        <w:t>Physiol 84:61–66</w:t>
      </w:r>
    </w:p>
    <w:sectPr w:rsidR="007C43A3" w:rsidRPr="007C1DDE" w:rsidSect="00D15D66">
      <w:footerReference w:type="even" r:id="rId21"/>
      <w:footerReference w:type="default" r:id="rId22"/>
      <w:pgSz w:w="12240" w:h="15840"/>
      <w:pgMar w:top="1440" w:right="1440" w:bottom="1440" w:left="1440" w:header="720" w:footer="720" w:gutter="0"/>
      <w:cols w:space="720"/>
      <w:docGrid w:type="lines"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Guorong Zhang" w:date="2016-08-16T15:09:00Z" w:initials="GZ">
    <w:p w14:paraId="57F1CBCF" w14:textId="4587AD7B" w:rsidR="00126541" w:rsidRDefault="00126541">
      <w:pPr>
        <w:pStyle w:val="ac"/>
      </w:pPr>
      <w:r>
        <w:rPr>
          <w:rStyle w:val="ab"/>
        </w:rPr>
        <w:annotationRef/>
      </w:r>
      <w:r>
        <w:t>Abstract format:</w:t>
      </w:r>
    </w:p>
    <w:p w14:paraId="01173250" w14:textId="755BEBC5" w:rsidR="00126541" w:rsidRDefault="00126541">
      <w:pPr>
        <w:pStyle w:val="ac"/>
      </w:pPr>
      <w:r>
        <w:t>Subject significance</w:t>
      </w:r>
    </w:p>
    <w:p w14:paraId="6270E00C" w14:textId="27DD4DC2" w:rsidR="00126541" w:rsidRDefault="00126541">
      <w:pPr>
        <w:pStyle w:val="ac"/>
      </w:pPr>
      <w:r>
        <w:t>What we are studying</w:t>
      </w:r>
    </w:p>
    <w:p w14:paraId="6FFCE3E4" w14:textId="2862AF9D" w:rsidR="00126541" w:rsidRDefault="00126541">
      <w:pPr>
        <w:pStyle w:val="ac"/>
      </w:pPr>
      <w:r>
        <w:t>How did you do</w:t>
      </w:r>
    </w:p>
    <w:p w14:paraId="6CF7F419" w14:textId="6990E886" w:rsidR="00126541" w:rsidRDefault="00126541">
      <w:pPr>
        <w:pStyle w:val="ac"/>
      </w:pPr>
      <w:r>
        <w:t>Results</w:t>
      </w:r>
    </w:p>
    <w:p w14:paraId="71FEDD47" w14:textId="77777777" w:rsidR="00126541" w:rsidRDefault="00126541">
      <w:pPr>
        <w:pStyle w:val="ac"/>
      </w:pPr>
    </w:p>
  </w:comment>
  <w:comment w:id="53" w:author="Guorong Zhang [2]" w:date="2016-08-24T22:22:00Z" w:initials="GZ">
    <w:p w14:paraId="57CDAC91" w14:textId="1B44EACA" w:rsidR="00126541" w:rsidRDefault="00126541">
      <w:pPr>
        <w:pStyle w:val="ac"/>
      </w:pPr>
      <w:r>
        <w:rPr>
          <w:rStyle w:val="ab"/>
        </w:rPr>
        <w:annotationRef/>
      </w:r>
      <w:r>
        <w:t>Be organized.</w:t>
      </w:r>
    </w:p>
    <w:p w14:paraId="3DEFF564" w14:textId="6C26B440" w:rsidR="00126541" w:rsidRDefault="00126541">
      <w:pPr>
        <w:pStyle w:val="ac"/>
      </w:pPr>
      <w:r>
        <w:t>Definition</w:t>
      </w:r>
    </w:p>
    <w:p w14:paraId="23DDF10A" w14:textId="12A816F6" w:rsidR="00126541" w:rsidRDefault="00126541">
      <w:pPr>
        <w:pStyle w:val="ac"/>
      </w:pPr>
      <w:r>
        <w:t>Losses, damage</w:t>
      </w:r>
    </w:p>
    <w:p w14:paraId="5585A82B" w14:textId="3FD5A53B" w:rsidR="00126541" w:rsidRDefault="00126541">
      <w:pPr>
        <w:pStyle w:val="ac"/>
      </w:pPr>
      <w:r>
        <w:t>Genetic variation in pre-harvest sprouting</w:t>
      </w:r>
    </w:p>
    <w:p w14:paraId="02309D68" w14:textId="7B6F3222" w:rsidR="00126541" w:rsidRDefault="00126541">
      <w:pPr>
        <w:pStyle w:val="ac"/>
      </w:pPr>
      <w:r>
        <w:t xml:space="preserve">Progress for studying the mechanism of spouting resistance, QTL mapping, gene </w:t>
      </w:r>
      <w:proofErr w:type="gramStart"/>
      <w:r>
        <w:t>cloning……</w:t>
      </w:r>
      <w:proofErr w:type="gramEnd"/>
    </w:p>
  </w:comment>
  <w:comment w:id="54" w:author="Guorong Zhang" w:date="2016-09-14T11:13:00Z" w:initials="GZ">
    <w:p w14:paraId="6BC897D0" w14:textId="00ADF32A" w:rsidR="00126541" w:rsidRDefault="00126541">
      <w:pPr>
        <w:pStyle w:val="ac"/>
      </w:pPr>
      <w:r>
        <w:rPr>
          <w:rStyle w:val="ab"/>
        </w:rPr>
        <w:annotationRef/>
      </w:r>
      <w:r>
        <w:t>???</w:t>
      </w:r>
    </w:p>
  </w:comment>
  <w:comment w:id="55" w:author="Guorong Zhang" w:date="2016-09-14T11:22:00Z" w:initials="GZ">
    <w:p w14:paraId="42D4C27D" w14:textId="145536EA" w:rsidR="00126541" w:rsidRDefault="00126541">
      <w:pPr>
        <w:pStyle w:val="ac"/>
      </w:pPr>
      <w:r>
        <w:rPr>
          <w:rStyle w:val="ab"/>
        </w:rPr>
        <w:annotationRef/>
      </w:r>
      <w:r>
        <w:t>2013 and 2014 in the material section, why it is 2014 and 2015 here?</w:t>
      </w:r>
    </w:p>
  </w:comment>
  <w:comment w:id="56" w:author="Guorong Zhang" w:date="2016-09-14T13:32:00Z" w:initials="GZ">
    <w:p w14:paraId="4D90CE88" w14:textId="238F61C2" w:rsidR="00126541" w:rsidRDefault="00126541">
      <w:pPr>
        <w:pStyle w:val="ac"/>
      </w:pPr>
      <w:r>
        <w:rPr>
          <w:rStyle w:val="ab"/>
        </w:rPr>
        <w:annotationRef/>
      </w:r>
      <w:r>
        <w:t>???</w:t>
      </w:r>
    </w:p>
  </w:comment>
  <w:comment w:id="61" w:author="Guorong Zhang" w:date="2016-09-18T14:44:00Z" w:initials="GZ">
    <w:p w14:paraId="607E72E5" w14:textId="3989B558" w:rsidR="00126541" w:rsidRDefault="00126541">
      <w:pPr>
        <w:pStyle w:val="ac"/>
      </w:pPr>
      <w:r>
        <w:rPr>
          <w:rStyle w:val="ab"/>
        </w:rPr>
        <w:annotationRef/>
      </w:r>
      <w:r>
        <w:t>???</w:t>
      </w:r>
      <w:r>
        <w:rPr>
          <w:rFonts w:hint="eastAsia"/>
        </w:rPr>
        <w:t xml:space="preserve"> </w:t>
      </w:r>
      <w:proofErr w:type="gramStart"/>
      <w:r>
        <w:rPr>
          <w:rFonts w:hint="eastAsia"/>
        </w:rPr>
        <w:t>how</w:t>
      </w:r>
      <w:proofErr w:type="gramEnd"/>
      <w:r>
        <w:rPr>
          <w:rFonts w:hint="eastAsia"/>
        </w:rPr>
        <w:t xml:space="preserve"> to </w:t>
      </w:r>
      <w:r>
        <w:t>describe</w:t>
      </w:r>
      <w:r>
        <w:rPr>
          <w:rFonts w:hint="eastAsia"/>
        </w:rPr>
        <w:t>?</w:t>
      </w:r>
    </w:p>
  </w:comment>
  <w:comment w:id="62" w:author="Mycorn Shao" w:date="2016-09-18T14:45:00Z" w:initials="MS">
    <w:p w14:paraId="72FEC470" w14:textId="76E0C901" w:rsidR="00126541" w:rsidRDefault="00126541">
      <w:pPr>
        <w:pStyle w:val="ac"/>
      </w:pPr>
      <w:r>
        <w:rPr>
          <w:rStyle w:val="ab"/>
        </w:rPr>
        <w:annotationRef/>
      </w:r>
      <w:r>
        <w:rPr>
          <w:rFonts w:hint="eastAsia"/>
        </w:rPr>
        <w:t>1999-2011 AYN lines and PYN 2012 and 2013</w:t>
      </w:r>
    </w:p>
  </w:comment>
  <w:comment w:id="65" w:author="Guorong Zhang" w:date="2016-09-18T15:23:00Z" w:initials="GZ">
    <w:p w14:paraId="591AD8DA" w14:textId="7745FA8C" w:rsidR="00126541" w:rsidRDefault="00126541">
      <w:pPr>
        <w:pStyle w:val="ac"/>
      </w:pPr>
      <w:r>
        <w:rPr>
          <w:rStyle w:val="ab"/>
        </w:rPr>
        <w:annotationRef/>
      </w:r>
      <w:r>
        <w:t>Did they work in the mapping population?</w:t>
      </w:r>
      <w:r>
        <w:rPr>
          <w:rFonts w:hint="eastAsia"/>
        </w:rPr>
        <w:t xml:space="preserve">   </w:t>
      </w:r>
      <w:r w:rsidRPr="001B62AE">
        <w:rPr>
          <w:highlight w:val="yellow"/>
        </w:rPr>
        <w:t>S</w:t>
      </w:r>
      <w:r w:rsidRPr="001B62AE">
        <w:rPr>
          <w:rFonts w:hint="eastAsia"/>
          <w:highlight w:val="yellow"/>
        </w:rPr>
        <w:t xml:space="preserve">hao: </w:t>
      </w:r>
      <w:proofErr w:type="gramStart"/>
      <w:r w:rsidRPr="001B62AE">
        <w:rPr>
          <w:rFonts w:hint="eastAsia"/>
          <w:highlight w:val="yellow"/>
        </w:rPr>
        <w:t>yes(</w:t>
      </w:r>
      <w:proofErr w:type="gramEnd"/>
      <w:r w:rsidRPr="001B62AE">
        <w:rPr>
          <w:rFonts w:hint="eastAsia"/>
          <w:highlight w:val="yellow"/>
        </w:rPr>
        <w:t>in2002 and 2005)</w:t>
      </w:r>
    </w:p>
  </w:comment>
  <w:comment w:id="67" w:author="Guorong Zhang" w:date="2016-09-18T15:26:00Z" w:initials="GZ">
    <w:p w14:paraId="614E13E8" w14:textId="739DA6A5" w:rsidR="00126541" w:rsidRDefault="00126541">
      <w:pPr>
        <w:pStyle w:val="ac"/>
      </w:pPr>
      <w:r>
        <w:rPr>
          <w:rStyle w:val="ab"/>
        </w:rPr>
        <w:annotationRef/>
      </w:r>
      <w:r>
        <w:t>Don’t you think that you need to talk about what kind of SNPs you want to use for haplotype analysis first?</w:t>
      </w:r>
      <w:r>
        <w:rPr>
          <w:rFonts w:hint="eastAsia"/>
        </w:rPr>
        <w:t xml:space="preserve"> </w:t>
      </w:r>
      <w:r w:rsidRPr="001B62AE">
        <w:rPr>
          <w:highlight w:val="yellow"/>
        </w:rPr>
        <w:t>S</w:t>
      </w:r>
      <w:r w:rsidRPr="001B62AE">
        <w:rPr>
          <w:rFonts w:hint="eastAsia"/>
          <w:highlight w:val="yellow"/>
        </w:rPr>
        <w:t>hao: in method part?</w:t>
      </w:r>
    </w:p>
  </w:comment>
  <w:comment w:id="68" w:author="Guorong Zhang" w:date="2016-09-18T15:28:00Z" w:initials="GZ">
    <w:p w14:paraId="686BD436" w14:textId="27FDAC55" w:rsidR="00126541" w:rsidRDefault="00126541">
      <w:pPr>
        <w:pStyle w:val="ac"/>
      </w:pPr>
      <w:r>
        <w:rPr>
          <w:rStyle w:val="ab"/>
        </w:rPr>
        <w:annotationRef/>
      </w:r>
      <w:r>
        <w:t>Why there is significant association in table 3?</w:t>
      </w:r>
      <w:r>
        <w:rPr>
          <w:rFonts w:hint="eastAsia"/>
        </w:rPr>
        <w:t xml:space="preserve"> </w:t>
      </w:r>
      <w:r w:rsidRPr="001B62AE">
        <w:rPr>
          <w:rFonts w:hint="eastAsia"/>
          <w:highlight w:val="yellow"/>
        </w:rPr>
        <w:t xml:space="preserve">Shao: It is associated with PHS statistically. However it is the least associated one </w:t>
      </w:r>
      <w:proofErr w:type="spellStart"/>
      <w:r w:rsidRPr="001B62AE">
        <w:rPr>
          <w:rFonts w:hint="eastAsia"/>
          <w:highlight w:val="yellow"/>
        </w:rPr>
        <w:t>coparing</w:t>
      </w:r>
      <w:proofErr w:type="spellEnd"/>
      <w:r w:rsidRPr="001B62AE">
        <w:rPr>
          <w:rFonts w:hint="eastAsia"/>
          <w:highlight w:val="yellow"/>
        </w:rPr>
        <w:t xml:space="preserve"> the other two SNP variations.</w:t>
      </w:r>
    </w:p>
  </w:comment>
  <w:comment w:id="70" w:author="Guorong Zhang" w:date="2016-09-18T15:39:00Z" w:initials="GZ">
    <w:p w14:paraId="281CAFA2" w14:textId="526E8EC5" w:rsidR="00126541" w:rsidRDefault="00126541" w:rsidP="001B62AE">
      <w:pPr>
        <w:pStyle w:val="ac"/>
      </w:pPr>
      <w:r>
        <w:rPr>
          <w:rStyle w:val="ab"/>
        </w:rPr>
        <w:annotationRef/>
      </w:r>
      <w:r>
        <w:t>Same year? How?</w:t>
      </w:r>
      <w:r>
        <w:rPr>
          <w:rFonts w:hint="eastAsia"/>
        </w:rPr>
        <w:t xml:space="preserve"> </w:t>
      </w:r>
      <w:r w:rsidRPr="001B62AE">
        <w:rPr>
          <w:rFonts w:hint="eastAsia"/>
          <w:highlight w:val="yellow"/>
        </w:rPr>
        <w:t xml:space="preserve">SHAO: different years </w:t>
      </w:r>
      <w:proofErr w:type="spellStart"/>
      <w:r w:rsidRPr="001B62AE">
        <w:rPr>
          <w:rFonts w:hint="eastAsia"/>
          <w:highlight w:val="yellow"/>
        </w:rPr>
        <w:t>phenotyping</w:t>
      </w:r>
      <w:proofErr w:type="spellEnd"/>
      <w:r w:rsidRPr="001B62AE">
        <w:rPr>
          <w:rFonts w:hint="eastAsia"/>
          <w:highlight w:val="yellow"/>
        </w:rPr>
        <w:t xml:space="preserve"> results.</w:t>
      </w:r>
    </w:p>
  </w:comment>
  <w:comment w:id="74" w:author="Guorong Zhang" w:date="2016-09-14T16:23:00Z" w:initials="GZ">
    <w:p w14:paraId="4C297F9F" w14:textId="464B881D" w:rsidR="00126541" w:rsidRDefault="00126541">
      <w:pPr>
        <w:pStyle w:val="ac"/>
      </w:pPr>
      <w:r>
        <w:rPr>
          <w:rStyle w:val="ab"/>
        </w:rPr>
        <w:annotationRef/>
      </w:r>
      <w:r>
        <w:t>Confusing!</w:t>
      </w:r>
    </w:p>
  </w:comment>
  <w:comment w:id="81" w:author="Guorong Zhang" w:date="2016-09-14T16:39:00Z" w:initials="GZ">
    <w:p w14:paraId="4CF91CA1" w14:textId="193A664E" w:rsidR="00126541" w:rsidRDefault="00126541">
      <w:pPr>
        <w:pStyle w:val="ac"/>
      </w:pPr>
      <w:r>
        <w:rPr>
          <w:rStyle w:val="ab"/>
        </w:rPr>
        <w:annotationRef/>
      </w:r>
      <w:r>
        <w:t>???</w:t>
      </w:r>
    </w:p>
  </w:comment>
  <w:comment w:id="86" w:author="Guorong Zhang" w:date="2016-09-14T16:49:00Z" w:initials="GZ">
    <w:p w14:paraId="14744DEB" w14:textId="1159159C" w:rsidR="00126541" w:rsidRDefault="00126541">
      <w:pPr>
        <w:pStyle w:val="ac"/>
      </w:pPr>
      <w:r>
        <w:rPr>
          <w:rStyle w:val="ab"/>
        </w:rPr>
        <w:annotationRef/>
      </w:r>
      <w:r>
        <w:t>Why didn’t you compare these minor QTLs with previous findings?</w:t>
      </w:r>
    </w:p>
  </w:comment>
  <w:comment w:id="87" w:author="Guorong Zhang" w:date="2016-09-14T16:44:00Z" w:initials="GZ">
    <w:p w14:paraId="639DA951" w14:textId="133C2A03" w:rsidR="00126541" w:rsidRDefault="00126541">
      <w:pPr>
        <w:pStyle w:val="ac"/>
      </w:pPr>
      <w:r>
        <w:rPr>
          <w:rStyle w:val="ab"/>
        </w:rPr>
        <w:annotationRef/>
      </w:r>
      <w:r>
        <w:t>So what? Does it make those minor QTLs only showing in one or two environments? You need to connect those things, not just simply say those things without any connection.</w:t>
      </w:r>
    </w:p>
  </w:comment>
  <w:comment w:id="253" w:author="Guorong Zhang" w:date="2016-09-14T17:11:00Z" w:initials="GZ">
    <w:p w14:paraId="0B03A00B" w14:textId="702D957C" w:rsidR="00126541" w:rsidRDefault="00126541">
      <w:pPr>
        <w:pStyle w:val="ac"/>
      </w:pPr>
      <w:r>
        <w:rPr>
          <w:rStyle w:val="ab"/>
        </w:rPr>
        <w:annotationRef/>
      </w:r>
      <w:r>
        <w:t xml:space="preserve">I would say that you and Liu don’t have major difference when you using the association panel, both of you agree coding region is more important some minor difference is that Liu said no effect from </w:t>
      </w:r>
      <w:proofErr w:type="spellStart"/>
      <w:r>
        <w:t>promotor</w:t>
      </w:r>
      <w:proofErr w:type="spellEnd"/>
      <w:r>
        <w:t xml:space="preserve"> region and you have minor effect.</w:t>
      </w:r>
    </w:p>
  </w:comment>
  <w:comment w:id="296" w:author="Guorong Zhang" w:date="2016-09-14T17:24:00Z" w:initials="GZ">
    <w:p w14:paraId="7919A6CF" w14:textId="7F4D1D91" w:rsidR="00126541" w:rsidRDefault="00126541">
      <w:pPr>
        <w:pStyle w:val="ac"/>
      </w:pPr>
      <w:r>
        <w:rPr>
          <w:rStyle w:val="ab"/>
        </w:rPr>
        <w:annotationRef/>
      </w:r>
      <w:r>
        <w:t>If it is no functional gene expression, how could promoter mutation have further effect?</w:t>
      </w:r>
    </w:p>
  </w:comment>
  <w:comment w:id="310" w:author="Guorong Zhang" w:date="2016-09-14T17:31:00Z" w:initials="GZ">
    <w:p w14:paraId="2BAB96B1" w14:textId="6D455782" w:rsidR="00126541" w:rsidRDefault="00126541">
      <w:pPr>
        <w:pStyle w:val="ac"/>
      </w:pPr>
      <w:r>
        <w:rPr>
          <w:rStyle w:val="ab"/>
        </w:rPr>
        <w:annotationRef/>
      </w:r>
      <w:r>
        <w:t>Low T use for germination or for growing?</w:t>
      </w:r>
    </w:p>
  </w:comment>
  <w:comment w:id="311" w:author="Guorong Zhang" w:date="2016-09-14T17:37:00Z" w:initials="GZ">
    <w:p w14:paraId="1DF0B1B0" w14:textId="53D13E36" w:rsidR="00126541" w:rsidRDefault="00126541">
      <w:pPr>
        <w:pStyle w:val="ac"/>
      </w:pPr>
      <w:r>
        <w:rPr>
          <w:rStyle w:val="ab"/>
        </w:rPr>
        <w:annotationRef/>
      </w:r>
      <w:r>
        <w:t>Why it is different from the association panel? That is the most important point you need to discuss. You have contrasting result here, you need to discuss and explain!!!</w:t>
      </w:r>
    </w:p>
  </w:comment>
  <w:comment w:id="393" w:author="Guorong Zhang" w:date="2016-09-28T16:49:00Z" w:initials="GZ">
    <w:p w14:paraId="664D924B" w14:textId="77777777" w:rsidR="00126541" w:rsidRDefault="00126541" w:rsidP="008B40F5">
      <w:pPr>
        <w:pStyle w:val="ac"/>
      </w:pPr>
      <w:r>
        <w:rPr>
          <w:rStyle w:val="ab"/>
        </w:rPr>
        <w:annotationRef/>
      </w:r>
      <w:r>
        <w:t>What number do you put for those SNP for correlation analysis?</w:t>
      </w:r>
      <w:r>
        <w:rPr>
          <w:rFonts w:hint="eastAsia"/>
        </w:rPr>
        <w:t xml:space="preserve"> </w:t>
      </w:r>
      <w:r w:rsidRPr="001B62AE">
        <w:rPr>
          <w:rFonts w:hint="eastAsia"/>
          <w:highlight w:val="yellow"/>
        </w:rPr>
        <w:t>SHAO: all of the 318 breeding lines were used for correlation test.</w:t>
      </w:r>
    </w:p>
  </w:comment>
  <w:comment w:id="402" w:author="Guorong Zhang" w:date="2016-09-28T16:51:00Z" w:initials="GZ">
    <w:p w14:paraId="174384F7" w14:textId="77777777" w:rsidR="00126541" w:rsidRDefault="00126541" w:rsidP="008B40F5">
      <w:pPr>
        <w:pStyle w:val="ac"/>
      </w:pPr>
      <w:r>
        <w:rPr>
          <w:rStyle w:val="ab"/>
        </w:rPr>
        <w:annotationRef/>
      </w:r>
      <w:r>
        <w:t xml:space="preserve">Why do you need this figure? </w:t>
      </w:r>
      <w:proofErr w:type="gramStart"/>
      <w:r>
        <w:t>you</w:t>
      </w:r>
      <w:proofErr w:type="gramEnd"/>
      <w:r>
        <w:t xml:space="preserve"> just need to put the letter (a, b, c) in the table, right?</w:t>
      </w:r>
      <w:r>
        <w:rPr>
          <w:rFonts w:hint="eastAsia"/>
        </w:rPr>
        <w:t xml:space="preserve"> </w:t>
      </w:r>
      <w:r w:rsidRPr="001B62AE">
        <w:rPr>
          <w:rFonts w:hint="eastAsia"/>
          <w:highlight w:val="yellow"/>
        </w:rPr>
        <w:t>SAHO: We can merge the table and histograms together.</w:t>
      </w:r>
    </w:p>
  </w:comment>
  <w:comment w:id="403" w:author="Guihua Bai" w:date="2016-09-28T16:51:00Z" w:initials="GB">
    <w:p w14:paraId="1450C4FC" w14:textId="77777777" w:rsidR="00126541" w:rsidRDefault="00126541" w:rsidP="008B40F5">
      <w:pPr>
        <w:pStyle w:val="ac"/>
      </w:pPr>
      <w:r>
        <w:rPr>
          <w:rStyle w:val="ab"/>
        </w:rPr>
        <w:annotationRef/>
      </w:r>
      <w:r>
        <w:t xml:space="preserve">Show y line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766A37" w14:textId="77777777" w:rsidR="00126541" w:rsidRDefault="00126541" w:rsidP="00325A38">
      <w:r>
        <w:separator/>
      </w:r>
    </w:p>
  </w:endnote>
  <w:endnote w:type="continuationSeparator" w:id="0">
    <w:p w14:paraId="6A327FA9" w14:textId="77777777" w:rsidR="00126541" w:rsidRDefault="00126541" w:rsidP="00325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78129" w14:textId="77777777" w:rsidR="00126541" w:rsidRDefault="00126541" w:rsidP="00325A38">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037BDCEF" w14:textId="77777777" w:rsidR="00126541" w:rsidRDefault="00126541" w:rsidP="00325A38">
    <w:pPr>
      <w:pStyle w:val="a8"/>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12BB" w14:textId="453FEF79" w:rsidR="00126541" w:rsidRDefault="00126541" w:rsidP="00325A38">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562E39">
      <w:rPr>
        <w:rStyle w:val="aa"/>
        <w:noProof/>
      </w:rPr>
      <w:t>16</w:t>
    </w:r>
    <w:r>
      <w:rPr>
        <w:rStyle w:val="aa"/>
      </w:rPr>
      <w:fldChar w:fldCharType="end"/>
    </w:r>
  </w:p>
  <w:p w14:paraId="4C3AA3BB" w14:textId="77777777" w:rsidR="00126541" w:rsidRDefault="00126541" w:rsidP="00325A38">
    <w:pPr>
      <w:pStyle w:val="a8"/>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B1A9EF" w14:textId="77777777" w:rsidR="00126541" w:rsidRDefault="00126541" w:rsidP="00325A38">
      <w:r>
        <w:separator/>
      </w:r>
    </w:p>
  </w:footnote>
  <w:footnote w:type="continuationSeparator" w:id="0">
    <w:p w14:paraId="7638B415" w14:textId="77777777" w:rsidR="00126541" w:rsidRDefault="00126541" w:rsidP="00325A3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0D6879"/>
    <w:multiLevelType w:val="hybridMultilevel"/>
    <w:tmpl w:val="23DAA7EA"/>
    <w:lvl w:ilvl="0" w:tplc="5DFABB2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x9atxf2texfzepsdwx9arpzpppraaw9sff&quot;&gt;RNA-Seq web of sciene 2013.12.20 search result Untitled&lt;record-ids&gt;&lt;item&gt;753&lt;/item&gt;&lt;item&gt;754&lt;/item&gt;&lt;item&gt;889&lt;/item&gt;&lt;item&gt;1403&lt;/item&gt;&lt;item&gt;2359&lt;/item&gt;&lt;item&gt;3443&lt;/item&gt;&lt;item&gt;3522&lt;/item&gt;&lt;item&gt;3525&lt;/item&gt;&lt;item&gt;3547&lt;/item&gt;&lt;item&gt;3561&lt;/item&gt;&lt;item&gt;3566&lt;/item&gt;&lt;item&gt;3657&lt;/item&gt;&lt;item&gt;4101&lt;/item&gt;&lt;item&gt;5301&lt;/item&gt;&lt;item&gt;5769&lt;/item&gt;&lt;item&gt;5782&lt;/item&gt;&lt;item&gt;5784&lt;/item&gt;&lt;item&gt;5792&lt;/item&gt;&lt;item&gt;5879&lt;/item&gt;&lt;item&gt;5889&lt;/item&gt;&lt;item&gt;5892&lt;/item&gt;&lt;item&gt;5895&lt;/item&gt;&lt;item&gt;5897&lt;/item&gt;&lt;item&gt;5901&lt;/item&gt;&lt;item&gt;5907&lt;/item&gt;&lt;item&gt;5917&lt;/item&gt;&lt;item&gt;5918&lt;/item&gt;&lt;item&gt;6942&lt;/item&gt;&lt;item&gt;7006&lt;/item&gt;&lt;item&gt;7039&lt;/item&gt;&lt;item&gt;7076&lt;/item&gt;&lt;item&gt;7083&lt;/item&gt;&lt;item&gt;7084&lt;/item&gt;&lt;item&gt;7087&lt;/item&gt;&lt;item&gt;7088&lt;/item&gt;&lt;item&gt;7090&lt;/item&gt;&lt;item&gt;7098&lt;/item&gt;&lt;item&gt;7099&lt;/item&gt;&lt;item&gt;7101&lt;/item&gt;&lt;item&gt;7102&lt;/item&gt;&lt;item&gt;7103&lt;/item&gt;&lt;item&gt;7104&lt;/item&gt;&lt;item&gt;7107&lt;/item&gt;&lt;item&gt;7113&lt;/item&gt;&lt;item&gt;7114&lt;/item&gt;&lt;item&gt;7123&lt;/item&gt;&lt;item&gt;7124&lt;/item&gt;&lt;item&gt;7125&lt;/item&gt;&lt;item&gt;7126&lt;/item&gt;&lt;item&gt;7127&lt;/item&gt;&lt;item&gt;7130&lt;/item&gt;&lt;item&gt;7131&lt;/item&gt;&lt;item&gt;7152&lt;/item&gt;&lt;item&gt;7160&lt;/item&gt;&lt;item&gt;7161&lt;/item&gt;&lt;item&gt;7163&lt;/item&gt;&lt;item&gt;7165&lt;/item&gt;&lt;item&gt;7220&lt;/item&gt;&lt;item&gt;7221&lt;/item&gt;&lt;item&gt;7222&lt;/item&gt;&lt;item&gt;7261&lt;/item&gt;&lt;item&gt;7270&lt;/item&gt;&lt;item&gt;7273&lt;/item&gt;&lt;/record-ids&gt;&lt;/item&gt;&lt;/Libraries&gt;"/>
  </w:docVars>
  <w:rsids>
    <w:rsidRoot w:val="0019633B"/>
    <w:rsid w:val="00013EFC"/>
    <w:rsid w:val="00017A4E"/>
    <w:rsid w:val="00023FE8"/>
    <w:rsid w:val="000366D9"/>
    <w:rsid w:val="00040AA3"/>
    <w:rsid w:val="0004260A"/>
    <w:rsid w:val="00043668"/>
    <w:rsid w:val="00047889"/>
    <w:rsid w:val="00052AB1"/>
    <w:rsid w:val="000553D9"/>
    <w:rsid w:val="00062F1D"/>
    <w:rsid w:val="00066295"/>
    <w:rsid w:val="00067D3E"/>
    <w:rsid w:val="000704FE"/>
    <w:rsid w:val="000758B8"/>
    <w:rsid w:val="00084F58"/>
    <w:rsid w:val="000864CB"/>
    <w:rsid w:val="00095F90"/>
    <w:rsid w:val="000B26DB"/>
    <w:rsid w:val="000B3E09"/>
    <w:rsid w:val="000C5813"/>
    <w:rsid w:val="000D4105"/>
    <w:rsid w:val="000D50E7"/>
    <w:rsid w:val="000F260F"/>
    <w:rsid w:val="000F2FCE"/>
    <w:rsid w:val="000F55F1"/>
    <w:rsid w:val="000F6A46"/>
    <w:rsid w:val="00111BC7"/>
    <w:rsid w:val="00126541"/>
    <w:rsid w:val="00126EA6"/>
    <w:rsid w:val="00135B51"/>
    <w:rsid w:val="001377EE"/>
    <w:rsid w:val="00140221"/>
    <w:rsid w:val="00140298"/>
    <w:rsid w:val="00140FEE"/>
    <w:rsid w:val="00155430"/>
    <w:rsid w:val="001628A0"/>
    <w:rsid w:val="001631BC"/>
    <w:rsid w:val="00164FF0"/>
    <w:rsid w:val="001665AF"/>
    <w:rsid w:val="001709AA"/>
    <w:rsid w:val="001720D0"/>
    <w:rsid w:val="0017274C"/>
    <w:rsid w:val="001747C1"/>
    <w:rsid w:val="00180C81"/>
    <w:rsid w:val="001818D1"/>
    <w:rsid w:val="001821D9"/>
    <w:rsid w:val="00182890"/>
    <w:rsid w:val="00182EF7"/>
    <w:rsid w:val="001910D9"/>
    <w:rsid w:val="00194FD4"/>
    <w:rsid w:val="0019633B"/>
    <w:rsid w:val="00196D39"/>
    <w:rsid w:val="001A429C"/>
    <w:rsid w:val="001B5198"/>
    <w:rsid w:val="001B5C56"/>
    <w:rsid w:val="001B62AE"/>
    <w:rsid w:val="001D0517"/>
    <w:rsid w:val="001D1E5C"/>
    <w:rsid w:val="001D264F"/>
    <w:rsid w:val="001D3206"/>
    <w:rsid w:val="001D4119"/>
    <w:rsid w:val="001D528C"/>
    <w:rsid w:val="001E19A3"/>
    <w:rsid w:val="001E4AF3"/>
    <w:rsid w:val="001F2805"/>
    <w:rsid w:val="002005A0"/>
    <w:rsid w:val="0020581D"/>
    <w:rsid w:val="00212861"/>
    <w:rsid w:val="00217AB6"/>
    <w:rsid w:val="0022007A"/>
    <w:rsid w:val="00220BBB"/>
    <w:rsid w:val="002219A5"/>
    <w:rsid w:val="00223422"/>
    <w:rsid w:val="00227DD1"/>
    <w:rsid w:val="0024132E"/>
    <w:rsid w:val="002657B8"/>
    <w:rsid w:val="00265BFA"/>
    <w:rsid w:val="00267B82"/>
    <w:rsid w:val="00267F54"/>
    <w:rsid w:val="00282258"/>
    <w:rsid w:val="00283C0A"/>
    <w:rsid w:val="002850B0"/>
    <w:rsid w:val="00290CFE"/>
    <w:rsid w:val="00290F10"/>
    <w:rsid w:val="00291BE5"/>
    <w:rsid w:val="002A02AB"/>
    <w:rsid w:val="002A305E"/>
    <w:rsid w:val="002A35C5"/>
    <w:rsid w:val="002A6201"/>
    <w:rsid w:val="002B02B6"/>
    <w:rsid w:val="002B10D5"/>
    <w:rsid w:val="002B3A43"/>
    <w:rsid w:val="002B5684"/>
    <w:rsid w:val="002B7B9B"/>
    <w:rsid w:val="002C4499"/>
    <w:rsid w:val="002C4D5C"/>
    <w:rsid w:val="002F6AF8"/>
    <w:rsid w:val="00311BB8"/>
    <w:rsid w:val="00312604"/>
    <w:rsid w:val="00321285"/>
    <w:rsid w:val="0032362C"/>
    <w:rsid w:val="00323CF2"/>
    <w:rsid w:val="00325A38"/>
    <w:rsid w:val="0034156E"/>
    <w:rsid w:val="003537B6"/>
    <w:rsid w:val="003544AF"/>
    <w:rsid w:val="00370176"/>
    <w:rsid w:val="00377DD4"/>
    <w:rsid w:val="00381B47"/>
    <w:rsid w:val="003A33C7"/>
    <w:rsid w:val="003A635A"/>
    <w:rsid w:val="003C0241"/>
    <w:rsid w:val="003C2174"/>
    <w:rsid w:val="003C2EE2"/>
    <w:rsid w:val="003C66D5"/>
    <w:rsid w:val="003C76E8"/>
    <w:rsid w:val="003D52C3"/>
    <w:rsid w:val="003D601E"/>
    <w:rsid w:val="003D6A77"/>
    <w:rsid w:val="003D777C"/>
    <w:rsid w:val="003E064D"/>
    <w:rsid w:val="003E65C7"/>
    <w:rsid w:val="003E6BA4"/>
    <w:rsid w:val="003F4EA9"/>
    <w:rsid w:val="003F6E18"/>
    <w:rsid w:val="003F73DC"/>
    <w:rsid w:val="004013AD"/>
    <w:rsid w:val="0040230D"/>
    <w:rsid w:val="00412CDB"/>
    <w:rsid w:val="00414397"/>
    <w:rsid w:val="004202F5"/>
    <w:rsid w:val="0042236F"/>
    <w:rsid w:val="00422E4C"/>
    <w:rsid w:val="004302FE"/>
    <w:rsid w:val="004313B9"/>
    <w:rsid w:val="00431EA9"/>
    <w:rsid w:val="004324BB"/>
    <w:rsid w:val="00441BE8"/>
    <w:rsid w:val="00441E62"/>
    <w:rsid w:val="00441FDA"/>
    <w:rsid w:val="00442D9D"/>
    <w:rsid w:val="004479DD"/>
    <w:rsid w:val="00450C25"/>
    <w:rsid w:val="00453124"/>
    <w:rsid w:val="00453442"/>
    <w:rsid w:val="00454CF6"/>
    <w:rsid w:val="00454FE5"/>
    <w:rsid w:val="004706A8"/>
    <w:rsid w:val="00473257"/>
    <w:rsid w:val="00482422"/>
    <w:rsid w:val="004872F0"/>
    <w:rsid w:val="00491280"/>
    <w:rsid w:val="004A0976"/>
    <w:rsid w:val="004B4B71"/>
    <w:rsid w:val="004B519C"/>
    <w:rsid w:val="004B7D23"/>
    <w:rsid w:val="004E7ED8"/>
    <w:rsid w:val="004F01B0"/>
    <w:rsid w:val="0050124F"/>
    <w:rsid w:val="00503D4F"/>
    <w:rsid w:val="00504F7B"/>
    <w:rsid w:val="00515748"/>
    <w:rsid w:val="0051664B"/>
    <w:rsid w:val="0051757E"/>
    <w:rsid w:val="0052053B"/>
    <w:rsid w:val="00525886"/>
    <w:rsid w:val="00527AB7"/>
    <w:rsid w:val="005341C6"/>
    <w:rsid w:val="00534DCA"/>
    <w:rsid w:val="00543987"/>
    <w:rsid w:val="005453C6"/>
    <w:rsid w:val="00547C3A"/>
    <w:rsid w:val="005505ED"/>
    <w:rsid w:val="00552B6F"/>
    <w:rsid w:val="00552F42"/>
    <w:rsid w:val="00557585"/>
    <w:rsid w:val="00560BAD"/>
    <w:rsid w:val="00562E39"/>
    <w:rsid w:val="00567030"/>
    <w:rsid w:val="0057100F"/>
    <w:rsid w:val="00580863"/>
    <w:rsid w:val="005816D8"/>
    <w:rsid w:val="0058383E"/>
    <w:rsid w:val="005867FB"/>
    <w:rsid w:val="00586B68"/>
    <w:rsid w:val="005955FA"/>
    <w:rsid w:val="005978D5"/>
    <w:rsid w:val="005A0F80"/>
    <w:rsid w:val="005A16D3"/>
    <w:rsid w:val="005C6A37"/>
    <w:rsid w:val="005D5720"/>
    <w:rsid w:val="005E22E2"/>
    <w:rsid w:val="005F0E1E"/>
    <w:rsid w:val="005F4B44"/>
    <w:rsid w:val="005F5314"/>
    <w:rsid w:val="006012A1"/>
    <w:rsid w:val="0061108E"/>
    <w:rsid w:val="00611E4F"/>
    <w:rsid w:val="00612D84"/>
    <w:rsid w:val="0061306F"/>
    <w:rsid w:val="0061454E"/>
    <w:rsid w:val="00627B21"/>
    <w:rsid w:val="0063127B"/>
    <w:rsid w:val="006324AC"/>
    <w:rsid w:val="00633A44"/>
    <w:rsid w:val="00636859"/>
    <w:rsid w:val="00643A88"/>
    <w:rsid w:val="006446F4"/>
    <w:rsid w:val="006456CF"/>
    <w:rsid w:val="006473D9"/>
    <w:rsid w:val="006516F2"/>
    <w:rsid w:val="006550C9"/>
    <w:rsid w:val="00656211"/>
    <w:rsid w:val="00662B70"/>
    <w:rsid w:val="00667CD7"/>
    <w:rsid w:val="00671236"/>
    <w:rsid w:val="00673ABF"/>
    <w:rsid w:val="00677AA7"/>
    <w:rsid w:val="006814D8"/>
    <w:rsid w:val="006867DE"/>
    <w:rsid w:val="006A5692"/>
    <w:rsid w:val="006A7A9F"/>
    <w:rsid w:val="006B1FF1"/>
    <w:rsid w:val="006B7DB0"/>
    <w:rsid w:val="006D11F7"/>
    <w:rsid w:val="006D7738"/>
    <w:rsid w:val="006E19E3"/>
    <w:rsid w:val="006E3275"/>
    <w:rsid w:val="006F0B29"/>
    <w:rsid w:val="006F0CC9"/>
    <w:rsid w:val="006F1852"/>
    <w:rsid w:val="006F2924"/>
    <w:rsid w:val="006F50DA"/>
    <w:rsid w:val="00702082"/>
    <w:rsid w:val="00705025"/>
    <w:rsid w:val="00717762"/>
    <w:rsid w:val="007236CA"/>
    <w:rsid w:val="00724391"/>
    <w:rsid w:val="00726727"/>
    <w:rsid w:val="00726C1C"/>
    <w:rsid w:val="00727FED"/>
    <w:rsid w:val="00731133"/>
    <w:rsid w:val="00731822"/>
    <w:rsid w:val="0076274A"/>
    <w:rsid w:val="00763706"/>
    <w:rsid w:val="0076383C"/>
    <w:rsid w:val="00771B6A"/>
    <w:rsid w:val="00775DAF"/>
    <w:rsid w:val="00777A91"/>
    <w:rsid w:val="007831EA"/>
    <w:rsid w:val="00785CEC"/>
    <w:rsid w:val="007B4295"/>
    <w:rsid w:val="007B5D52"/>
    <w:rsid w:val="007C0D96"/>
    <w:rsid w:val="007C175B"/>
    <w:rsid w:val="007C1DDE"/>
    <w:rsid w:val="007C43A3"/>
    <w:rsid w:val="007D7169"/>
    <w:rsid w:val="007D7533"/>
    <w:rsid w:val="007E7499"/>
    <w:rsid w:val="007F067D"/>
    <w:rsid w:val="007F0F02"/>
    <w:rsid w:val="007F33F4"/>
    <w:rsid w:val="007F35AF"/>
    <w:rsid w:val="008015B0"/>
    <w:rsid w:val="00803FCA"/>
    <w:rsid w:val="00806ECB"/>
    <w:rsid w:val="008113EA"/>
    <w:rsid w:val="00812D05"/>
    <w:rsid w:val="008168BF"/>
    <w:rsid w:val="00820823"/>
    <w:rsid w:val="008242F2"/>
    <w:rsid w:val="00825618"/>
    <w:rsid w:val="00831865"/>
    <w:rsid w:val="008319C6"/>
    <w:rsid w:val="0083362D"/>
    <w:rsid w:val="00837430"/>
    <w:rsid w:val="00840963"/>
    <w:rsid w:val="00843593"/>
    <w:rsid w:val="008440E4"/>
    <w:rsid w:val="008440E9"/>
    <w:rsid w:val="00850566"/>
    <w:rsid w:val="008550B9"/>
    <w:rsid w:val="008753CE"/>
    <w:rsid w:val="008821EA"/>
    <w:rsid w:val="00883A60"/>
    <w:rsid w:val="008850E0"/>
    <w:rsid w:val="00887E5B"/>
    <w:rsid w:val="00893872"/>
    <w:rsid w:val="008977E8"/>
    <w:rsid w:val="008A2C08"/>
    <w:rsid w:val="008A4268"/>
    <w:rsid w:val="008A6AFA"/>
    <w:rsid w:val="008A7B76"/>
    <w:rsid w:val="008B17AA"/>
    <w:rsid w:val="008B40F5"/>
    <w:rsid w:val="008B58F1"/>
    <w:rsid w:val="008C55FA"/>
    <w:rsid w:val="008C588D"/>
    <w:rsid w:val="008D0EB7"/>
    <w:rsid w:val="008E02A3"/>
    <w:rsid w:val="008E586F"/>
    <w:rsid w:val="008E7983"/>
    <w:rsid w:val="008E7EEA"/>
    <w:rsid w:val="008F2635"/>
    <w:rsid w:val="00903B33"/>
    <w:rsid w:val="00912C59"/>
    <w:rsid w:val="00920A7E"/>
    <w:rsid w:val="00924C3D"/>
    <w:rsid w:val="009271B1"/>
    <w:rsid w:val="00930517"/>
    <w:rsid w:val="00933AE8"/>
    <w:rsid w:val="009371A3"/>
    <w:rsid w:val="009477DF"/>
    <w:rsid w:val="00952EBB"/>
    <w:rsid w:val="00954309"/>
    <w:rsid w:val="009621E3"/>
    <w:rsid w:val="00963B93"/>
    <w:rsid w:val="00970B72"/>
    <w:rsid w:val="00973AB5"/>
    <w:rsid w:val="00974F02"/>
    <w:rsid w:val="00975112"/>
    <w:rsid w:val="00980EA5"/>
    <w:rsid w:val="00986D95"/>
    <w:rsid w:val="0098733B"/>
    <w:rsid w:val="00993FFB"/>
    <w:rsid w:val="00994467"/>
    <w:rsid w:val="009A07D2"/>
    <w:rsid w:val="009A0BC1"/>
    <w:rsid w:val="009A2090"/>
    <w:rsid w:val="009B2107"/>
    <w:rsid w:val="009B6872"/>
    <w:rsid w:val="009B6AB8"/>
    <w:rsid w:val="009C0AAB"/>
    <w:rsid w:val="009C2B9F"/>
    <w:rsid w:val="009C5065"/>
    <w:rsid w:val="009C668B"/>
    <w:rsid w:val="009C71B0"/>
    <w:rsid w:val="009D29BA"/>
    <w:rsid w:val="009D57BA"/>
    <w:rsid w:val="009D6CDC"/>
    <w:rsid w:val="009E0EA8"/>
    <w:rsid w:val="009E7B69"/>
    <w:rsid w:val="00A02AD7"/>
    <w:rsid w:val="00A12638"/>
    <w:rsid w:val="00A160FC"/>
    <w:rsid w:val="00A22C4D"/>
    <w:rsid w:val="00A25B94"/>
    <w:rsid w:val="00A26F45"/>
    <w:rsid w:val="00A309A6"/>
    <w:rsid w:val="00A30BD7"/>
    <w:rsid w:val="00A30F8F"/>
    <w:rsid w:val="00A31423"/>
    <w:rsid w:val="00A31570"/>
    <w:rsid w:val="00A32AAE"/>
    <w:rsid w:val="00A33F0E"/>
    <w:rsid w:val="00A57F88"/>
    <w:rsid w:val="00A602AC"/>
    <w:rsid w:val="00A62115"/>
    <w:rsid w:val="00A6347F"/>
    <w:rsid w:val="00A72F4F"/>
    <w:rsid w:val="00A743DA"/>
    <w:rsid w:val="00A901AD"/>
    <w:rsid w:val="00A94C9E"/>
    <w:rsid w:val="00AA1A4B"/>
    <w:rsid w:val="00AB1BBE"/>
    <w:rsid w:val="00AB54D5"/>
    <w:rsid w:val="00AC25FC"/>
    <w:rsid w:val="00AD2581"/>
    <w:rsid w:val="00AD62FB"/>
    <w:rsid w:val="00AD7953"/>
    <w:rsid w:val="00AE00C3"/>
    <w:rsid w:val="00AE3312"/>
    <w:rsid w:val="00AE70FA"/>
    <w:rsid w:val="00AF2B5F"/>
    <w:rsid w:val="00B100F6"/>
    <w:rsid w:val="00B105B0"/>
    <w:rsid w:val="00B23D89"/>
    <w:rsid w:val="00B320D2"/>
    <w:rsid w:val="00B34FCE"/>
    <w:rsid w:val="00B458F2"/>
    <w:rsid w:val="00B45944"/>
    <w:rsid w:val="00B62C59"/>
    <w:rsid w:val="00B65041"/>
    <w:rsid w:val="00B71054"/>
    <w:rsid w:val="00B849FB"/>
    <w:rsid w:val="00B87214"/>
    <w:rsid w:val="00B876CC"/>
    <w:rsid w:val="00B9174D"/>
    <w:rsid w:val="00BA3A29"/>
    <w:rsid w:val="00BB18D5"/>
    <w:rsid w:val="00BB3037"/>
    <w:rsid w:val="00BC0C56"/>
    <w:rsid w:val="00BC2ACC"/>
    <w:rsid w:val="00BE397D"/>
    <w:rsid w:val="00BF32E5"/>
    <w:rsid w:val="00BF6E47"/>
    <w:rsid w:val="00C00B59"/>
    <w:rsid w:val="00C01724"/>
    <w:rsid w:val="00C040E5"/>
    <w:rsid w:val="00C0600E"/>
    <w:rsid w:val="00C21ABF"/>
    <w:rsid w:val="00C23FE1"/>
    <w:rsid w:val="00C2723D"/>
    <w:rsid w:val="00C308FD"/>
    <w:rsid w:val="00C34144"/>
    <w:rsid w:val="00C36A0B"/>
    <w:rsid w:val="00C42D96"/>
    <w:rsid w:val="00C43200"/>
    <w:rsid w:val="00C461F2"/>
    <w:rsid w:val="00C51C45"/>
    <w:rsid w:val="00C52CB3"/>
    <w:rsid w:val="00C53FB4"/>
    <w:rsid w:val="00C952DD"/>
    <w:rsid w:val="00C95E25"/>
    <w:rsid w:val="00CA5BBA"/>
    <w:rsid w:val="00CB0559"/>
    <w:rsid w:val="00CB2D0F"/>
    <w:rsid w:val="00CB31F3"/>
    <w:rsid w:val="00CC1BFE"/>
    <w:rsid w:val="00CC4DBB"/>
    <w:rsid w:val="00CD03D5"/>
    <w:rsid w:val="00CD1682"/>
    <w:rsid w:val="00CE4C9F"/>
    <w:rsid w:val="00CF2982"/>
    <w:rsid w:val="00CF2DCA"/>
    <w:rsid w:val="00CF31F6"/>
    <w:rsid w:val="00CF3B8B"/>
    <w:rsid w:val="00CF5C2C"/>
    <w:rsid w:val="00D05730"/>
    <w:rsid w:val="00D11BDF"/>
    <w:rsid w:val="00D15D66"/>
    <w:rsid w:val="00D21699"/>
    <w:rsid w:val="00D267E0"/>
    <w:rsid w:val="00D30B92"/>
    <w:rsid w:val="00D3152C"/>
    <w:rsid w:val="00D37A22"/>
    <w:rsid w:val="00D41A56"/>
    <w:rsid w:val="00D4510B"/>
    <w:rsid w:val="00D4786C"/>
    <w:rsid w:val="00D55BC8"/>
    <w:rsid w:val="00D64D3A"/>
    <w:rsid w:val="00D65131"/>
    <w:rsid w:val="00D77245"/>
    <w:rsid w:val="00D83897"/>
    <w:rsid w:val="00D878AE"/>
    <w:rsid w:val="00D97115"/>
    <w:rsid w:val="00D97A1C"/>
    <w:rsid w:val="00DA7A47"/>
    <w:rsid w:val="00DB0C8C"/>
    <w:rsid w:val="00DB6EAA"/>
    <w:rsid w:val="00DC2124"/>
    <w:rsid w:val="00DD320A"/>
    <w:rsid w:val="00DE49ED"/>
    <w:rsid w:val="00E077F8"/>
    <w:rsid w:val="00E1018F"/>
    <w:rsid w:val="00E20AB3"/>
    <w:rsid w:val="00E21D00"/>
    <w:rsid w:val="00E21DC4"/>
    <w:rsid w:val="00E2321D"/>
    <w:rsid w:val="00E239F5"/>
    <w:rsid w:val="00E24551"/>
    <w:rsid w:val="00E249E3"/>
    <w:rsid w:val="00E41F76"/>
    <w:rsid w:val="00E451B4"/>
    <w:rsid w:val="00E569AF"/>
    <w:rsid w:val="00E56A76"/>
    <w:rsid w:val="00E6227C"/>
    <w:rsid w:val="00E6667D"/>
    <w:rsid w:val="00E71CE2"/>
    <w:rsid w:val="00E72EF2"/>
    <w:rsid w:val="00E7377E"/>
    <w:rsid w:val="00E73C94"/>
    <w:rsid w:val="00E74782"/>
    <w:rsid w:val="00E76E23"/>
    <w:rsid w:val="00E7722F"/>
    <w:rsid w:val="00E77A37"/>
    <w:rsid w:val="00E77D33"/>
    <w:rsid w:val="00E813D7"/>
    <w:rsid w:val="00E82DA5"/>
    <w:rsid w:val="00E84547"/>
    <w:rsid w:val="00E86005"/>
    <w:rsid w:val="00E93588"/>
    <w:rsid w:val="00E95209"/>
    <w:rsid w:val="00E961B1"/>
    <w:rsid w:val="00EC15CB"/>
    <w:rsid w:val="00EC46B4"/>
    <w:rsid w:val="00EC59D1"/>
    <w:rsid w:val="00ED325F"/>
    <w:rsid w:val="00EE497C"/>
    <w:rsid w:val="00EE5140"/>
    <w:rsid w:val="00EF3A0D"/>
    <w:rsid w:val="00F06C11"/>
    <w:rsid w:val="00F131AB"/>
    <w:rsid w:val="00F13371"/>
    <w:rsid w:val="00F23BB5"/>
    <w:rsid w:val="00F25499"/>
    <w:rsid w:val="00F305D6"/>
    <w:rsid w:val="00F36CD1"/>
    <w:rsid w:val="00F50402"/>
    <w:rsid w:val="00F53453"/>
    <w:rsid w:val="00F6272F"/>
    <w:rsid w:val="00F650F4"/>
    <w:rsid w:val="00F66FE7"/>
    <w:rsid w:val="00F76290"/>
    <w:rsid w:val="00F84E4F"/>
    <w:rsid w:val="00F90F54"/>
    <w:rsid w:val="00F9411B"/>
    <w:rsid w:val="00F9595F"/>
    <w:rsid w:val="00FA2436"/>
    <w:rsid w:val="00FB0252"/>
    <w:rsid w:val="00FB031B"/>
    <w:rsid w:val="00FB301E"/>
    <w:rsid w:val="00FB3548"/>
    <w:rsid w:val="00FC1358"/>
    <w:rsid w:val="00FC2188"/>
    <w:rsid w:val="00FD05AB"/>
    <w:rsid w:val="00FD14D4"/>
    <w:rsid w:val="00FE3B16"/>
    <w:rsid w:val="00FE66C8"/>
    <w:rsid w:val="00FE75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4E39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2A02AB"/>
    <w:pPr>
      <w:widowControl/>
      <w:spacing w:before="100" w:beforeAutospacing="1" w:after="100" w:afterAutospacing="1"/>
      <w:jc w:val="left"/>
      <w:outlineLvl w:val="0"/>
    </w:pPr>
    <w:rPr>
      <w:rFonts w:ascii="Times" w:hAnsi="Times"/>
      <w:b/>
      <w:bCs/>
      <w:kern w:val="36"/>
      <w:sz w:val="48"/>
      <w:szCs w:val="48"/>
    </w:rPr>
  </w:style>
  <w:style w:type="paragraph" w:styleId="3">
    <w:name w:val="heading 3"/>
    <w:basedOn w:val="a"/>
    <w:next w:val="a"/>
    <w:link w:val="30"/>
    <w:uiPriority w:val="9"/>
    <w:semiHidden/>
    <w:unhideWhenUsed/>
    <w:qFormat/>
    <w:rsid w:val="00B23D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9633B"/>
    <w:rPr>
      <w:color w:val="0000FF"/>
      <w:u w:val="single"/>
    </w:rPr>
  </w:style>
  <w:style w:type="character" w:styleId="FollowedHyperlink">
    <w:name w:val="FollowedHyperlink"/>
    <w:basedOn w:val="a0"/>
    <w:uiPriority w:val="99"/>
    <w:semiHidden/>
    <w:unhideWhenUsed/>
    <w:rsid w:val="00EE5140"/>
    <w:rPr>
      <w:color w:val="800080" w:themeColor="followedHyperlink"/>
      <w:u w:val="single"/>
    </w:rPr>
  </w:style>
  <w:style w:type="paragraph" w:customStyle="1" w:styleId="EndNoteBibliographyTitle">
    <w:name w:val="EndNote Bibliography Title"/>
    <w:basedOn w:val="a"/>
    <w:rsid w:val="00EE5140"/>
    <w:pPr>
      <w:jc w:val="center"/>
    </w:pPr>
    <w:rPr>
      <w:rFonts w:ascii="Cambria" w:hAnsi="Cambria"/>
    </w:rPr>
  </w:style>
  <w:style w:type="paragraph" w:customStyle="1" w:styleId="EndNoteBibliography">
    <w:name w:val="EndNote Bibliography"/>
    <w:basedOn w:val="a"/>
    <w:rsid w:val="00EE5140"/>
    <w:rPr>
      <w:rFonts w:ascii="Cambria" w:hAnsi="Cambria"/>
    </w:rPr>
  </w:style>
  <w:style w:type="character" w:customStyle="1" w:styleId="apple-converted-space">
    <w:name w:val="apple-converted-space"/>
    <w:basedOn w:val="a0"/>
    <w:rsid w:val="00994467"/>
  </w:style>
  <w:style w:type="character" w:customStyle="1" w:styleId="element-citation">
    <w:name w:val="element-citation"/>
    <w:basedOn w:val="a0"/>
    <w:rsid w:val="00994467"/>
  </w:style>
  <w:style w:type="character" w:customStyle="1" w:styleId="ref-journal">
    <w:name w:val="ref-journal"/>
    <w:basedOn w:val="a0"/>
    <w:rsid w:val="00994467"/>
  </w:style>
  <w:style w:type="character" w:customStyle="1" w:styleId="ref-vol">
    <w:name w:val="ref-vol"/>
    <w:basedOn w:val="a0"/>
    <w:rsid w:val="00994467"/>
  </w:style>
  <w:style w:type="character" w:styleId="a4">
    <w:name w:val="Emphasis"/>
    <w:basedOn w:val="a0"/>
    <w:uiPriority w:val="20"/>
    <w:qFormat/>
    <w:rsid w:val="00BA3A29"/>
    <w:rPr>
      <w:i/>
      <w:iCs/>
    </w:rPr>
  </w:style>
  <w:style w:type="paragraph" w:customStyle="1" w:styleId="p">
    <w:name w:val="p"/>
    <w:basedOn w:val="a"/>
    <w:rsid w:val="00BA3A29"/>
    <w:pPr>
      <w:widowControl/>
      <w:spacing w:before="100" w:beforeAutospacing="1" w:after="100" w:afterAutospacing="1"/>
      <w:jc w:val="left"/>
    </w:pPr>
    <w:rPr>
      <w:rFonts w:ascii="Times" w:hAnsi="Times"/>
      <w:kern w:val="0"/>
      <w:sz w:val="20"/>
      <w:szCs w:val="20"/>
    </w:rPr>
  </w:style>
  <w:style w:type="character" w:customStyle="1" w:styleId="10">
    <w:name w:val="标题 1字符"/>
    <w:basedOn w:val="a0"/>
    <w:link w:val="1"/>
    <w:uiPriority w:val="9"/>
    <w:rsid w:val="002A02AB"/>
    <w:rPr>
      <w:rFonts w:ascii="Times" w:hAnsi="Times"/>
      <w:b/>
      <w:bCs/>
      <w:kern w:val="36"/>
      <w:sz w:val="48"/>
      <w:szCs w:val="48"/>
    </w:rPr>
  </w:style>
  <w:style w:type="paragraph" w:styleId="a5">
    <w:name w:val="Normal (Web)"/>
    <w:basedOn w:val="a"/>
    <w:uiPriority w:val="99"/>
    <w:unhideWhenUsed/>
    <w:rsid w:val="002A02AB"/>
    <w:pPr>
      <w:widowControl/>
      <w:spacing w:before="100" w:beforeAutospacing="1" w:after="100" w:afterAutospacing="1"/>
      <w:jc w:val="left"/>
    </w:pPr>
    <w:rPr>
      <w:rFonts w:ascii="Times" w:hAnsi="Times" w:cs="Times New Roman"/>
      <w:kern w:val="0"/>
      <w:sz w:val="20"/>
      <w:szCs w:val="20"/>
    </w:rPr>
  </w:style>
  <w:style w:type="paragraph" w:customStyle="1" w:styleId="para">
    <w:name w:val="para"/>
    <w:basedOn w:val="a"/>
    <w:rsid w:val="00E569AF"/>
    <w:pPr>
      <w:widowControl/>
      <w:spacing w:before="100" w:beforeAutospacing="1" w:after="100" w:afterAutospacing="1"/>
      <w:jc w:val="left"/>
    </w:pPr>
    <w:rPr>
      <w:rFonts w:ascii="Times" w:hAnsi="Times"/>
      <w:kern w:val="0"/>
      <w:sz w:val="20"/>
      <w:szCs w:val="20"/>
    </w:rPr>
  </w:style>
  <w:style w:type="character" w:customStyle="1" w:styleId="citationref">
    <w:name w:val="citationref"/>
    <w:basedOn w:val="a0"/>
    <w:rsid w:val="00E569AF"/>
  </w:style>
  <w:style w:type="paragraph" w:styleId="a6">
    <w:name w:val="Balloon Text"/>
    <w:basedOn w:val="a"/>
    <w:link w:val="a7"/>
    <w:uiPriority w:val="99"/>
    <w:semiHidden/>
    <w:unhideWhenUsed/>
    <w:rsid w:val="00325A38"/>
    <w:rPr>
      <w:rFonts w:ascii="Lucida Grande" w:hAnsi="Lucida Grande" w:cs="Lucida Grande"/>
      <w:sz w:val="18"/>
      <w:szCs w:val="18"/>
    </w:rPr>
  </w:style>
  <w:style w:type="character" w:customStyle="1" w:styleId="a7">
    <w:name w:val="批注框文本字符"/>
    <w:basedOn w:val="a0"/>
    <w:link w:val="a6"/>
    <w:uiPriority w:val="99"/>
    <w:semiHidden/>
    <w:rsid w:val="00325A38"/>
    <w:rPr>
      <w:rFonts w:ascii="Lucida Grande" w:hAnsi="Lucida Grande" w:cs="Lucida Grande"/>
      <w:sz w:val="18"/>
      <w:szCs w:val="18"/>
    </w:rPr>
  </w:style>
  <w:style w:type="paragraph" w:styleId="a8">
    <w:name w:val="footer"/>
    <w:basedOn w:val="a"/>
    <w:link w:val="a9"/>
    <w:uiPriority w:val="99"/>
    <w:unhideWhenUsed/>
    <w:rsid w:val="00325A38"/>
    <w:pPr>
      <w:tabs>
        <w:tab w:val="center" w:pos="4320"/>
        <w:tab w:val="right" w:pos="8640"/>
      </w:tabs>
      <w:snapToGrid w:val="0"/>
      <w:jc w:val="left"/>
    </w:pPr>
    <w:rPr>
      <w:sz w:val="18"/>
      <w:szCs w:val="18"/>
    </w:rPr>
  </w:style>
  <w:style w:type="character" w:customStyle="1" w:styleId="a9">
    <w:name w:val="页脚字符"/>
    <w:basedOn w:val="a0"/>
    <w:link w:val="a8"/>
    <w:uiPriority w:val="99"/>
    <w:rsid w:val="00325A38"/>
    <w:rPr>
      <w:sz w:val="18"/>
      <w:szCs w:val="18"/>
    </w:rPr>
  </w:style>
  <w:style w:type="character" w:styleId="aa">
    <w:name w:val="page number"/>
    <w:basedOn w:val="a0"/>
    <w:uiPriority w:val="99"/>
    <w:semiHidden/>
    <w:unhideWhenUsed/>
    <w:rsid w:val="00325A38"/>
  </w:style>
  <w:style w:type="character" w:styleId="ab">
    <w:name w:val="annotation reference"/>
    <w:basedOn w:val="a0"/>
    <w:uiPriority w:val="99"/>
    <w:semiHidden/>
    <w:unhideWhenUsed/>
    <w:rsid w:val="00023FE8"/>
    <w:rPr>
      <w:sz w:val="18"/>
      <w:szCs w:val="18"/>
    </w:rPr>
  </w:style>
  <w:style w:type="paragraph" w:styleId="ac">
    <w:name w:val="annotation text"/>
    <w:basedOn w:val="a"/>
    <w:link w:val="ad"/>
    <w:uiPriority w:val="99"/>
    <w:semiHidden/>
    <w:unhideWhenUsed/>
    <w:rsid w:val="00023FE8"/>
  </w:style>
  <w:style w:type="character" w:customStyle="1" w:styleId="ad">
    <w:name w:val="注释文本字符"/>
    <w:basedOn w:val="a0"/>
    <w:link w:val="ac"/>
    <w:uiPriority w:val="99"/>
    <w:semiHidden/>
    <w:rsid w:val="00023FE8"/>
  </w:style>
  <w:style w:type="paragraph" w:styleId="ae">
    <w:name w:val="annotation subject"/>
    <w:basedOn w:val="ac"/>
    <w:next w:val="ac"/>
    <w:link w:val="af"/>
    <w:uiPriority w:val="99"/>
    <w:semiHidden/>
    <w:unhideWhenUsed/>
    <w:rsid w:val="00023FE8"/>
    <w:rPr>
      <w:b/>
      <w:bCs/>
      <w:sz w:val="20"/>
      <w:szCs w:val="20"/>
    </w:rPr>
  </w:style>
  <w:style w:type="character" w:customStyle="1" w:styleId="af">
    <w:name w:val="批注主题字符"/>
    <w:basedOn w:val="ad"/>
    <w:link w:val="ae"/>
    <w:uiPriority w:val="99"/>
    <w:semiHidden/>
    <w:rsid w:val="00023FE8"/>
    <w:rPr>
      <w:b/>
      <w:bCs/>
      <w:sz w:val="20"/>
      <w:szCs w:val="20"/>
    </w:rPr>
  </w:style>
  <w:style w:type="paragraph" w:styleId="af0">
    <w:name w:val="List Paragraph"/>
    <w:basedOn w:val="a"/>
    <w:uiPriority w:val="34"/>
    <w:qFormat/>
    <w:rsid w:val="007236CA"/>
    <w:pPr>
      <w:ind w:firstLineChars="200" w:firstLine="420"/>
    </w:pPr>
  </w:style>
  <w:style w:type="character" w:customStyle="1" w:styleId="30">
    <w:name w:val="标题 3字符"/>
    <w:basedOn w:val="a0"/>
    <w:link w:val="3"/>
    <w:uiPriority w:val="9"/>
    <w:semiHidden/>
    <w:rsid w:val="00B23D89"/>
    <w:rPr>
      <w:b/>
      <w:bCs/>
      <w:sz w:val="32"/>
      <w:szCs w:val="32"/>
    </w:rPr>
  </w:style>
  <w:style w:type="paragraph" w:styleId="af1">
    <w:name w:val="header"/>
    <w:basedOn w:val="a"/>
    <w:link w:val="af2"/>
    <w:uiPriority w:val="99"/>
    <w:unhideWhenUsed/>
    <w:rsid w:val="000553D9"/>
    <w:pPr>
      <w:pBdr>
        <w:bottom w:val="single" w:sz="6" w:space="1" w:color="auto"/>
      </w:pBdr>
      <w:tabs>
        <w:tab w:val="center" w:pos="4320"/>
        <w:tab w:val="right" w:pos="8640"/>
      </w:tabs>
      <w:snapToGrid w:val="0"/>
      <w:jc w:val="center"/>
    </w:pPr>
    <w:rPr>
      <w:sz w:val="18"/>
      <w:szCs w:val="18"/>
    </w:rPr>
  </w:style>
  <w:style w:type="character" w:customStyle="1" w:styleId="af2">
    <w:name w:val="页眉字符"/>
    <w:basedOn w:val="a0"/>
    <w:link w:val="af1"/>
    <w:uiPriority w:val="99"/>
    <w:rsid w:val="000553D9"/>
    <w:rPr>
      <w:sz w:val="18"/>
      <w:szCs w:val="18"/>
    </w:rPr>
  </w:style>
  <w:style w:type="paragraph" w:styleId="af3">
    <w:name w:val="Revision"/>
    <w:hidden/>
    <w:uiPriority w:val="99"/>
    <w:semiHidden/>
    <w:rsid w:val="007D753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2A02AB"/>
    <w:pPr>
      <w:widowControl/>
      <w:spacing w:before="100" w:beforeAutospacing="1" w:after="100" w:afterAutospacing="1"/>
      <w:jc w:val="left"/>
      <w:outlineLvl w:val="0"/>
    </w:pPr>
    <w:rPr>
      <w:rFonts w:ascii="Times" w:hAnsi="Times"/>
      <w:b/>
      <w:bCs/>
      <w:kern w:val="36"/>
      <w:sz w:val="48"/>
      <w:szCs w:val="48"/>
    </w:rPr>
  </w:style>
  <w:style w:type="paragraph" w:styleId="3">
    <w:name w:val="heading 3"/>
    <w:basedOn w:val="a"/>
    <w:next w:val="a"/>
    <w:link w:val="30"/>
    <w:uiPriority w:val="9"/>
    <w:semiHidden/>
    <w:unhideWhenUsed/>
    <w:qFormat/>
    <w:rsid w:val="00B23D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9633B"/>
    <w:rPr>
      <w:color w:val="0000FF"/>
      <w:u w:val="single"/>
    </w:rPr>
  </w:style>
  <w:style w:type="character" w:styleId="FollowedHyperlink">
    <w:name w:val="FollowedHyperlink"/>
    <w:basedOn w:val="a0"/>
    <w:uiPriority w:val="99"/>
    <w:semiHidden/>
    <w:unhideWhenUsed/>
    <w:rsid w:val="00EE5140"/>
    <w:rPr>
      <w:color w:val="800080" w:themeColor="followedHyperlink"/>
      <w:u w:val="single"/>
    </w:rPr>
  </w:style>
  <w:style w:type="paragraph" w:customStyle="1" w:styleId="EndNoteBibliographyTitle">
    <w:name w:val="EndNote Bibliography Title"/>
    <w:basedOn w:val="a"/>
    <w:rsid w:val="00EE5140"/>
    <w:pPr>
      <w:jc w:val="center"/>
    </w:pPr>
    <w:rPr>
      <w:rFonts w:ascii="Cambria" w:hAnsi="Cambria"/>
    </w:rPr>
  </w:style>
  <w:style w:type="paragraph" w:customStyle="1" w:styleId="EndNoteBibliography">
    <w:name w:val="EndNote Bibliography"/>
    <w:basedOn w:val="a"/>
    <w:rsid w:val="00EE5140"/>
    <w:rPr>
      <w:rFonts w:ascii="Cambria" w:hAnsi="Cambria"/>
    </w:rPr>
  </w:style>
  <w:style w:type="character" w:customStyle="1" w:styleId="apple-converted-space">
    <w:name w:val="apple-converted-space"/>
    <w:basedOn w:val="a0"/>
    <w:rsid w:val="00994467"/>
  </w:style>
  <w:style w:type="character" w:customStyle="1" w:styleId="element-citation">
    <w:name w:val="element-citation"/>
    <w:basedOn w:val="a0"/>
    <w:rsid w:val="00994467"/>
  </w:style>
  <w:style w:type="character" w:customStyle="1" w:styleId="ref-journal">
    <w:name w:val="ref-journal"/>
    <w:basedOn w:val="a0"/>
    <w:rsid w:val="00994467"/>
  </w:style>
  <w:style w:type="character" w:customStyle="1" w:styleId="ref-vol">
    <w:name w:val="ref-vol"/>
    <w:basedOn w:val="a0"/>
    <w:rsid w:val="00994467"/>
  </w:style>
  <w:style w:type="character" w:styleId="a4">
    <w:name w:val="Emphasis"/>
    <w:basedOn w:val="a0"/>
    <w:uiPriority w:val="20"/>
    <w:qFormat/>
    <w:rsid w:val="00BA3A29"/>
    <w:rPr>
      <w:i/>
      <w:iCs/>
    </w:rPr>
  </w:style>
  <w:style w:type="paragraph" w:customStyle="1" w:styleId="p">
    <w:name w:val="p"/>
    <w:basedOn w:val="a"/>
    <w:rsid w:val="00BA3A29"/>
    <w:pPr>
      <w:widowControl/>
      <w:spacing w:before="100" w:beforeAutospacing="1" w:after="100" w:afterAutospacing="1"/>
      <w:jc w:val="left"/>
    </w:pPr>
    <w:rPr>
      <w:rFonts w:ascii="Times" w:hAnsi="Times"/>
      <w:kern w:val="0"/>
      <w:sz w:val="20"/>
      <w:szCs w:val="20"/>
    </w:rPr>
  </w:style>
  <w:style w:type="character" w:customStyle="1" w:styleId="10">
    <w:name w:val="标题 1字符"/>
    <w:basedOn w:val="a0"/>
    <w:link w:val="1"/>
    <w:uiPriority w:val="9"/>
    <w:rsid w:val="002A02AB"/>
    <w:rPr>
      <w:rFonts w:ascii="Times" w:hAnsi="Times"/>
      <w:b/>
      <w:bCs/>
      <w:kern w:val="36"/>
      <w:sz w:val="48"/>
      <w:szCs w:val="48"/>
    </w:rPr>
  </w:style>
  <w:style w:type="paragraph" w:styleId="a5">
    <w:name w:val="Normal (Web)"/>
    <w:basedOn w:val="a"/>
    <w:uiPriority w:val="99"/>
    <w:unhideWhenUsed/>
    <w:rsid w:val="002A02AB"/>
    <w:pPr>
      <w:widowControl/>
      <w:spacing w:before="100" w:beforeAutospacing="1" w:after="100" w:afterAutospacing="1"/>
      <w:jc w:val="left"/>
    </w:pPr>
    <w:rPr>
      <w:rFonts w:ascii="Times" w:hAnsi="Times" w:cs="Times New Roman"/>
      <w:kern w:val="0"/>
      <w:sz w:val="20"/>
      <w:szCs w:val="20"/>
    </w:rPr>
  </w:style>
  <w:style w:type="paragraph" w:customStyle="1" w:styleId="para">
    <w:name w:val="para"/>
    <w:basedOn w:val="a"/>
    <w:rsid w:val="00E569AF"/>
    <w:pPr>
      <w:widowControl/>
      <w:spacing w:before="100" w:beforeAutospacing="1" w:after="100" w:afterAutospacing="1"/>
      <w:jc w:val="left"/>
    </w:pPr>
    <w:rPr>
      <w:rFonts w:ascii="Times" w:hAnsi="Times"/>
      <w:kern w:val="0"/>
      <w:sz w:val="20"/>
      <w:szCs w:val="20"/>
    </w:rPr>
  </w:style>
  <w:style w:type="character" w:customStyle="1" w:styleId="citationref">
    <w:name w:val="citationref"/>
    <w:basedOn w:val="a0"/>
    <w:rsid w:val="00E569AF"/>
  </w:style>
  <w:style w:type="paragraph" w:styleId="a6">
    <w:name w:val="Balloon Text"/>
    <w:basedOn w:val="a"/>
    <w:link w:val="a7"/>
    <w:uiPriority w:val="99"/>
    <w:semiHidden/>
    <w:unhideWhenUsed/>
    <w:rsid w:val="00325A38"/>
    <w:rPr>
      <w:rFonts w:ascii="Lucida Grande" w:hAnsi="Lucida Grande" w:cs="Lucida Grande"/>
      <w:sz w:val="18"/>
      <w:szCs w:val="18"/>
    </w:rPr>
  </w:style>
  <w:style w:type="character" w:customStyle="1" w:styleId="a7">
    <w:name w:val="批注框文本字符"/>
    <w:basedOn w:val="a0"/>
    <w:link w:val="a6"/>
    <w:uiPriority w:val="99"/>
    <w:semiHidden/>
    <w:rsid w:val="00325A38"/>
    <w:rPr>
      <w:rFonts w:ascii="Lucida Grande" w:hAnsi="Lucida Grande" w:cs="Lucida Grande"/>
      <w:sz w:val="18"/>
      <w:szCs w:val="18"/>
    </w:rPr>
  </w:style>
  <w:style w:type="paragraph" w:styleId="a8">
    <w:name w:val="footer"/>
    <w:basedOn w:val="a"/>
    <w:link w:val="a9"/>
    <w:uiPriority w:val="99"/>
    <w:unhideWhenUsed/>
    <w:rsid w:val="00325A38"/>
    <w:pPr>
      <w:tabs>
        <w:tab w:val="center" w:pos="4320"/>
        <w:tab w:val="right" w:pos="8640"/>
      </w:tabs>
      <w:snapToGrid w:val="0"/>
      <w:jc w:val="left"/>
    </w:pPr>
    <w:rPr>
      <w:sz w:val="18"/>
      <w:szCs w:val="18"/>
    </w:rPr>
  </w:style>
  <w:style w:type="character" w:customStyle="1" w:styleId="a9">
    <w:name w:val="页脚字符"/>
    <w:basedOn w:val="a0"/>
    <w:link w:val="a8"/>
    <w:uiPriority w:val="99"/>
    <w:rsid w:val="00325A38"/>
    <w:rPr>
      <w:sz w:val="18"/>
      <w:szCs w:val="18"/>
    </w:rPr>
  </w:style>
  <w:style w:type="character" w:styleId="aa">
    <w:name w:val="page number"/>
    <w:basedOn w:val="a0"/>
    <w:uiPriority w:val="99"/>
    <w:semiHidden/>
    <w:unhideWhenUsed/>
    <w:rsid w:val="00325A38"/>
  </w:style>
  <w:style w:type="character" w:styleId="ab">
    <w:name w:val="annotation reference"/>
    <w:basedOn w:val="a0"/>
    <w:uiPriority w:val="99"/>
    <w:semiHidden/>
    <w:unhideWhenUsed/>
    <w:rsid w:val="00023FE8"/>
    <w:rPr>
      <w:sz w:val="18"/>
      <w:szCs w:val="18"/>
    </w:rPr>
  </w:style>
  <w:style w:type="paragraph" w:styleId="ac">
    <w:name w:val="annotation text"/>
    <w:basedOn w:val="a"/>
    <w:link w:val="ad"/>
    <w:uiPriority w:val="99"/>
    <w:semiHidden/>
    <w:unhideWhenUsed/>
    <w:rsid w:val="00023FE8"/>
  </w:style>
  <w:style w:type="character" w:customStyle="1" w:styleId="ad">
    <w:name w:val="注释文本字符"/>
    <w:basedOn w:val="a0"/>
    <w:link w:val="ac"/>
    <w:uiPriority w:val="99"/>
    <w:semiHidden/>
    <w:rsid w:val="00023FE8"/>
  </w:style>
  <w:style w:type="paragraph" w:styleId="ae">
    <w:name w:val="annotation subject"/>
    <w:basedOn w:val="ac"/>
    <w:next w:val="ac"/>
    <w:link w:val="af"/>
    <w:uiPriority w:val="99"/>
    <w:semiHidden/>
    <w:unhideWhenUsed/>
    <w:rsid w:val="00023FE8"/>
    <w:rPr>
      <w:b/>
      <w:bCs/>
      <w:sz w:val="20"/>
      <w:szCs w:val="20"/>
    </w:rPr>
  </w:style>
  <w:style w:type="character" w:customStyle="1" w:styleId="af">
    <w:name w:val="批注主题字符"/>
    <w:basedOn w:val="ad"/>
    <w:link w:val="ae"/>
    <w:uiPriority w:val="99"/>
    <w:semiHidden/>
    <w:rsid w:val="00023FE8"/>
    <w:rPr>
      <w:b/>
      <w:bCs/>
      <w:sz w:val="20"/>
      <w:szCs w:val="20"/>
    </w:rPr>
  </w:style>
  <w:style w:type="paragraph" w:styleId="af0">
    <w:name w:val="List Paragraph"/>
    <w:basedOn w:val="a"/>
    <w:uiPriority w:val="34"/>
    <w:qFormat/>
    <w:rsid w:val="007236CA"/>
    <w:pPr>
      <w:ind w:firstLineChars="200" w:firstLine="420"/>
    </w:pPr>
  </w:style>
  <w:style w:type="character" w:customStyle="1" w:styleId="30">
    <w:name w:val="标题 3字符"/>
    <w:basedOn w:val="a0"/>
    <w:link w:val="3"/>
    <w:uiPriority w:val="9"/>
    <w:semiHidden/>
    <w:rsid w:val="00B23D89"/>
    <w:rPr>
      <w:b/>
      <w:bCs/>
      <w:sz w:val="32"/>
      <w:szCs w:val="32"/>
    </w:rPr>
  </w:style>
  <w:style w:type="paragraph" w:styleId="af1">
    <w:name w:val="header"/>
    <w:basedOn w:val="a"/>
    <w:link w:val="af2"/>
    <w:uiPriority w:val="99"/>
    <w:unhideWhenUsed/>
    <w:rsid w:val="000553D9"/>
    <w:pPr>
      <w:pBdr>
        <w:bottom w:val="single" w:sz="6" w:space="1" w:color="auto"/>
      </w:pBdr>
      <w:tabs>
        <w:tab w:val="center" w:pos="4320"/>
        <w:tab w:val="right" w:pos="8640"/>
      </w:tabs>
      <w:snapToGrid w:val="0"/>
      <w:jc w:val="center"/>
    </w:pPr>
    <w:rPr>
      <w:sz w:val="18"/>
      <w:szCs w:val="18"/>
    </w:rPr>
  </w:style>
  <w:style w:type="character" w:customStyle="1" w:styleId="af2">
    <w:name w:val="页眉字符"/>
    <w:basedOn w:val="a0"/>
    <w:link w:val="af1"/>
    <w:uiPriority w:val="99"/>
    <w:rsid w:val="000553D9"/>
    <w:rPr>
      <w:sz w:val="18"/>
      <w:szCs w:val="18"/>
    </w:rPr>
  </w:style>
  <w:style w:type="paragraph" w:styleId="af3">
    <w:name w:val="Revision"/>
    <w:hidden/>
    <w:uiPriority w:val="99"/>
    <w:semiHidden/>
    <w:rsid w:val="007D7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52432">
      <w:bodyDiv w:val="1"/>
      <w:marLeft w:val="0"/>
      <w:marRight w:val="0"/>
      <w:marTop w:val="0"/>
      <w:marBottom w:val="0"/>
      <w:divBdr>
        <w:top w:val="none" w:sz="0" w:space="0" w:color="auto"/>
        <w:left w:val="none" w:sz="0" w:space="0" w:color="auto"/>
        <w:bottom w:val="none" w:sz="0" w:space="0" w:color="auto"/>
        <w:right w:val="none" w:sz="0" w:space="0" w:color="auto"/>
      </w:divBdr>
    </w:div>
    <w:div w:id="341324393">
      <w:bodyDiv w:val="1"/>
      <w:marLeft w:val="0"/>
      <w:marRight w:val="0"/>
      <w:marTop w:val="0"/>
      <w:marBottom w:val="0"/>
      <w:divBdr>
        <w:top w:val="none" w:sz="0" w:space="0" w:color="auto"/>
        <w:left w:val="none" w:sz="0" w:space="0" w:color="auto"/>
        <w:bottom w:val="none" w:sz="0" w:space="0" w:color="auto"/>
        <w:right w:val="none" w:sz="0" w:space="0" w:color="auto"/>
      </w:divBdr>
    </w:div>
    <w:div w:id="342099093">
      <w:bodyDiv w:val="1"/>
      <w:marLeft w:val="0"/>
      <w:marRight w:val="0"/>
      <w:marTop w:val="0"/>
      <w:marBottom w:val="0"/>
      <w:divBdr>
        <w:top w:val="none" w:sz="0" w:space="0" w:color="auto"/>
        <w:left w:val="none" w:sz="0" w:space="0" w:color="auto"/>
        <w:bottom w:val="none" w:sz="0" w:space="0" w:color="auto"/>
        <w:right w:val="none" w:sz="0" w:space="0" w:color="auto"/>
      </w:divBdr>
    </w:div>
    <w:div w:id="445077652">
      <w:bodyDiv w:val="1"/>
      <w:marLeft w:val="0"/>
      <w:marRight w:val="0"/>
      <w:marTop w:val="0"/>
      <w:marBottom w:val="0"/>
      <w:divBdr>
        <w:top w:val="none" w:sz="0" w:space="0" w:color="auto"/>
        <w:left w:val="none" w:sz="0" w:space="0" w:color="auto"/>
        <w:bottom w:val="none" w:sz="0" w:space="0" w:color="auto"/>
        <w:right w:val="none" w:sz="0" w:space="0" w:color="auto"/>
      </w:divBdr>
    </w:div>
    <w:div w:id="543640725">
      <w:bodyDiv w:val="1"/>
      <w:marLeft w:val="0"/>
      <w:marRight w:val="0"/>
      <w:marTop w:val="0"/>
      <w:marBottom w:val="0"/>
      <w:divBdr>
        <w:top w:val="none" w:sz="0" w:space="0" w:color="auto"/>
        <w:left w:val="none" w:sz="0" w:space="0" w:color="auto"/>
        <w:bottom w:val="none" w:sz="0" w:space="0" w:color="auto"/>
        <w:right w:val="none" w:sz="0" w:space="0" w:color="auto"/>
      </w:divBdr>
    </w:div>
    <w:div w:id="730345750">
      <w:bodyDiv w:val="1"/>
      <w:marLeft w:val="0"/>
      <w:marRight w:val="0"/>
      <w:marTop w:val="0"/>
      <w:marBottom w:val="0"/>
      <w:divBdr>
        <w:top w:val="none" w:sz="0" w:space="0" w:color="auto"/>
        <w:left w:val="none" w:sz="0" w:space="0" w:color="auto"/>
        <w:bottom w:val="none" w:sz="0" w:space="0" w:color="auto"/>
        <w:right w:val="none" w:sz="0" w:space="0" w:color="auto"/>
      </w:divBdr>
    </w:div>
    <w:div w:id="857425905">
      <w:bodyDiv w:val="1"/>
      <w:marLeft w:val="0"/>
      <w:marRight w:val="0"/>
      <w:marTop w:val="0"/>
      <w:marBottom w:val="0"/>
      <w:divBdr>
        <w:top w:val="none" w:sz="0" w:space="0" w:color="auto"/>
        <w:left w:val="none" w:sz="0" w:space="0" w:color="auto"/>
        <w:bottom w:val="none" w:sz="0" w:space="0" w:color="auto"/>
        <w:right w:val="none" w:sz="0" w:space="0" w:color="auto"/>
      </w:divBdr>
    </w:div>
    <w:div w:id="890968733">
      <w:bodyDiv w:val="1"/>
      <w:marLeft w:val="0"/>
      <w:marRight w:val="0"/>
      <w:marTop w:val="0"/>
      <w:marBottom w:val="0"/>
      <w:divBdr>
        <w:top w:val="none" w:sz="0" w:space="0" w:color="auto"/>
        <w:left w:val="none" w:sz="0" w:space="0" w:color="auto"/>
        <w:bottom w:val="none" w:sz="0" w:space="0" w:color="auto"/>
        <w:right w:val="none" w:sz="0" w:space="0" w:color="auto"/>
      </w:divBdr>
    </w:div>
    <w:div w:id="1091240382">
      <w:bodyDiv w:val="1"/>
      <w:marLeft w:val="0"/>
      <w:marRight w:val="0"/>
      <w:marTop w:val="0"/>
      <w:marBottom w:val="0"/>
      <w:divBdr>
        <w:top w:val="none" w:sz="0" w:space="0" w:color="auto"/>
        <w:left w:val="none" w:sz="0" w:space="0" w:color="auto"/>
        <w:bottom w:val="none" w:sz="0" w:space="0" w:color="auto"/>
        <w:right w:val="none" w:sz="0" w:space="0" w:color="auto"/>
      </w:divBdr>
    </w:div>
    <w:div w:id="1218856130">
      <w:bodyDiv w:val="1"/>
      <w:marLeft w:val="0"/>
      <w:marRight w:val="0"/>
      <w:marTop w:val="0"/>
      <w:marBottom w:val="0"/>
      <w:divBdr>
        <w:top w:val="none" w:sz="0" w:space="0" w:color="auto"/>
        <w:left w:val="none" w:sz="0" w:space="0" w:color="auto"/>
        <w:bottom w:val="none" w:sz="0" w:space="0" w:color="auto"/>
        <w:right w:val="none" w:sz="0" w:space="0" w:color="auto"/>
      </w:divBdr>
    </w:div>
    <w:div w:id="1524245762">
      <w:bodyDiv w:val="1"/>
      <w:marLeft w:val="0"/>
      <w:marRight w:val="0"/>
      <w:marTop w:val="0"/>
      <w:marBottom w:val="0"/>
      <w:divBdr>
        <w:top w:val="none" w:sz="0" w:space="0" w:color="auto"/>
        <w:left w:val="none" w:sz="0" w:space="0" w:color="auto"/>
        <w:bottom w:val="none" w:sz="0" w:space="0" w:color="auto"/>
        <w:right w:val="none" w:sz="0" w:space="0" w:color="auto"/>
      </w:divBdr>
    </w:div>
    <w:div w:id="1570575112">
      <w:bodyDiv w:val="1"/>
      <w:marLeft w:val="0"/>
      <w:marRight w:val="0"/>
      <w:marTop w:val="0"/>
      <w:marBottom w:val="0"/>
      <w:divBdr>
        <w:top w:val="none" w:sz="0" w:space="0" w:color="auto"/>
        <w:left w:val="none" w:sz="0" w:space="0" w:color="auto"/>
        <w:bottom w:val="none" w:sz="0" w:space="0" w:color="auto"/>
        <w:right w:val="none" w:sz="0" w:space="0" w:color="auto"/>
      </w:divBdr>
    </w:div>
    <w:div w:id="1599101482">
      <w:bodyDiv w:val="1"/>
      <w:marLeft w:val="0"/>
      <w:marRight w:val="0"/>
      <w:marTop w:val="0"/>
      <w:marBottom w:val="0"/>
      <w:divBdr>
        <w:top w:val="none" w:sz="0" w:space="0" w:color="auto"/>
        <w:left w:val="none" w:sz="0" w:space="0" w:color="auto"/>
        <w:bottom w:val="none" w:sz="0" w:space="0" w:color="auto"/>
        <w:right w:val="none" w:sz="0" w:space="0" w:color="auto"/>
      </w:divBdr>
    </w:div>
    <w:div w:id="1917518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0.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129.130.90.211/wpdb/gbsloc" TargetMode="External"/><Relationship Id="rId11" Type="http://schemas.openxmlformats.org/officeDocument/2006/relationships/image" Target="media/image1.pn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EA387-0599-4343-8273-C18950B6C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10323</Words>
  <Characters>58846</Characters>
  <Application>Microsoft Macintosh Word</Application>
  <DocSecurity>0</DocSecurity>
  <Lines>490</Lines>
  <Paragraphs>138</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Multi-SNP haplotype analysis methods for association analysis.</vt:lpstr>
      <vt:lpstr>        </vt:lpstr>
    </vt:vector>
  </TitlesOfParts>
  <Company>Kansas State University</Company>
  <LinksUpToDate>false</LinksUpToDate>
  <CharactersWithSpaces>69031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Mycorn Shao</dc:creator>
  <cp:keywords/>
  <dc:description/>
  <cp:lastModifiedBy>Mycorn Shao</cp:lastModifiedBy>
  <cp:revision>8</cp:revision>
  <dcterms:created xsi:type="dcterms:W3CDTF">2016-10-12T23:06:00Z</dcterms:created>
  <dcterms:modified xsi:type="dcterms:W3CDTF">2016-10-13T04:09:00Z</dcterms:modified>
</cp:coreProperties>
</file>